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BB622" w14:textId="0C664DA7" w:rsidR="00920D04" w:rsidRPr="004C2C4B" w:rsidRDefault="00C03C10">
      <w:pPr>
        <w:rPr>
          <w:b/>
          <w:bCs/>
        </w:rPr>
      </w:pPr>
      <w:r>
        <w:rPr>
          <w:b/>
          <w:bCs/>
        </w:rPr>
        <w:t>Antibod</w:t>
      </w:r>
      <w:r w:rsidR="006335EB">
        <w:rPr>
          <w:b/>
          <w:bCs/>
        </w:rPr>
        <w:t xml:space="preserve">y Profiling </w:t>
      </w:r>
      <w:r w:rsidR="009F21E8">
        <w:rPr>
          <w:b/>
          <w:bCs/>
        </w:rPr>
        <w:t xml:space="preserve">of </w:t>
      </w:r>
      <w:r w:rsidR="004C2C4B">
        <w:rPr>
          <w:b/>
          <w:bCs/>
        </w:rPr>
        <w:t>Prostate Cancer Patient</w:t>
      </w:r>
      <w:r>
        <w:rPr>
          <w:b/>
          <w:bCs/>
        </w:rPr>
        <w:t xml:space="preserve">s Reveals Differences </w:t>
      </w:r>
      <w:r w:rsidR="006335EB">
        <w:rPr>
          <w:b/>
          <w:bCs/>
        </w:rPr>
        <w:t xml:space="preserve">in </w:t>
      </w:r>
      <w:r w:rsidR="0068731E">
        <w:rPr>
          <w:b/>
          <w:bCs/>
        </w:rPr>
        <w:t xml:space="preserve">Antibody </w:t>
      </w:r>
      <w:r w:rsidR="00964E58">
        <w:rPr>
          <w:b/>
          <w:bCs/>
        </w:rPr>
        <w:t xml:space="preserve">Signatures </w:t>
      </w:r>
      <w:r w:rsidR="006335EB">
        <w:rPr>
          <w:b/>
          <w:bCs/>
        </w:rPr>
        <w:t xml:space="preserve">Between </w:t>
      </w:r>
      <w:r>
        <w:rPr>
          <w:b/>
          <w:bCs/>
        </w:rPr>
        <w:t>Disease Stages and Following Treatment</w:t>
      </w:r>
      <w:r w:rsidR="004C2C4B">
        <w:rPr>
          <w:b/>
          <w:bCs/>
        </w:rPr>
        <w:t xml:space="preserve"> </w:t>
      </w:r>
    </w:p>
    <w:p w14:paraId="4067538C" w14:textId="61308E8A" w:rsidR="00920D04" w:rsidRPr="00714665" w:rsidRDefault="004C2C4B">
      <w:r>
        <w:t>Hemanth K. Potluri</w:t>
      </w:r>
      <w:r w:rsidR="00714665">
        <w:rPr>
          <w:vertAlign w:val="superscript"/>
        </w:rPr>
        <w:t>1</w:t>
      </w:r>
      <w:r>
        <w:t xml:space="preserve">, </w:t>
      </w:r>
      <w:r w:rsidR="0042377F">
        <w:t>Tun</w:t>
      </w:r>
      <w:r w:rsidR="00EB7004">
        <w:t xml:space="preserve"> L</w:t>
      </w:r>
      <w:r w:rsidR="00874B90">
        <w:t>ee</w:t>
      </w:r>
      <w:r w:rsidR="00EB7004">
        <w:t xml:space="preserve"> Ng</w:t>
      </w:r>
      <w:r w:rsidR="0040195D">
        <w:rPr>
          <w:vertAlign w:val="superscript"/>
        </w:rPr>
        <w:t>2</w:t>
      </w:r>
      <w:r w:rsidR="0042377F">
        <w:t>,</w:t>
      </w:r>
      <w:r w:rsidR="00282137">
        <w:t xml:space="preserve"> </w:t>
      </w:r>
      <w:r>
        <w:t xml:space="preserve">Michael </w:t>
      </w:r>
      <w:r w:rsidR="0042377F">
        <w:t>A</w:t>
      </w:r>
      <w:r>
        <w:t>. Newton</w:t>
      </w:r>
      <w:r w:rsidR="0040195D">
        <w:rPr>
          <w:vertAlign w:val="superscript"/>
        </w:rPr>
        <w:t>2</w:t>
      </w:r>
      <w:r>
        <w:t xml:space="preserve">, </w:t>
      </w:r>
      <w:r w:rsidR="008624C1">
        <w:t>Chris Maher</w:t>
      </w:r>
      <w:r w:rsidR="007E6342">
        <w:rPr>
          <w:vertAlign w:val="superscript"/>
        </w:rPr>
        <w:t>3</w:t>
      </w:r>
      <w:r w:rsidR="008624C1">
        <w:t>, Peter S. Nelson</w:t>
      </w:r>
      <w:r w:rsidR="007E6342">
        <w:rPr>
          <w:vertAlign w:val="superscript"/>
        </w:rPr>
        <w:t>4</w:t>
      </w:r>
      <w:r w:rsidR="008624C1">
        <w:t xml:space="preserve">, </w:t>
      </w:r>
      <w:r>
        <w:t>Douglas G. McNeel</w:t>
      </w:r>
      <w:r w:rsidR="00714665">
        <w:rPr>
          <w:vertAlign w:val="superscript"/>
        </w:rPr>
        <w:t>1</w:t>
      </w:r>
      <w:r w:rsidR="0040195D">
        <w:rPr>
          <w:vertAlign w:val="superscript"/>
        </w:rPr>
        <w:t>,</w:t>
      </w:r>
      <w:r w:rsidR="007E6342">
        <w:rPr>
          <w:vertAlign w:val="superscript"/>
        </w:rPr>
        <w:t>5</w:t>
      </w:r>
    </w:p>
    <w:p w14:paraId="6F5BA1EC" w14:textId="77FE1A57" w:rsidR="000B1471" w:rsidRDefault="000B1471" w:rsidP="004514E9">
      <w:r>
        <w:t>Running Title: Prostate cancer peptide microarray</w:t>
      </w:r>
    </w:p>
    <w:p w14:paraId="505A17C1" w14:textId="77777777" w:rsidR="000B1471" w:rsidRDefault="000B1471" w:rsidP="004514E9"/>
    <w:p w14:paraId="5F36D7DF" w14:textId="23ABCF67" w:rsidR="004514E9" w:rsidRDefault="00A7596B" w:rsidP="004514E9">
      <w:r>
        <w:t>1</w:t>
      </w:r>
      <w:r w:rsidRPr="00A7596B">
        <w:t xml:space="preserve"> University of Wisconsin Carbone Cancer Center, 1111 Highland Avenue, Madison, WI 53705</w:t>
      </w:r>
    </w:p>
    <w:p w14:paraId="11407A76" w14:textId="3B7981C0" w:rsidR="00714665" w:rsidRDefault="00E0666A" w:rsidP="004514E9">
      <w:r>
        <w:t xml:space="preserve">2 </w:t>
      </w:r>
      <w:r w:rsidR="00714665" w:rsidRPr="00A7596B">
        <w:t>University of Wisconsin</w:t>
      </w:r>
      <w:r w:rsidR="00714665">
        <w:t xml:space="preserve"> Department of Biostatistics and Medical Informatics</w:t>
      </w:r>
      <w:r w:rsidR="00714665" w:rsidRPr="00A7596B">
        <w:t>, 1111 Highland Avenue, Madison, WI 53705</w:t>
      </w:r>
    </w:p>
    <w:p w14:paraId="7CBB5B66" w14:textId="4B490C7E" w:rsidR="008624C1" w:rsidRDefault="005873B8" w:rsidP="004514E9">
      <w:r>
        <w:t>3</w:t>
      </w:r>
      <w:r w:rsidR="008624C1">
        <w:t xml:space="preserve"> Washington University in St. Louis, St. Louis, MO</w:t>
      </w:r>
    </w:p>
    <w:p w14:paraId="24DFB53F" w14:textId="2D07CCA7" w:rsidR="008624C1" w:rsidRDefault="005873B8" w:rsidP="004514E9">
      <w:r>
        <w:t>4</w:t>
      </w:r>
      <w:r w:rsidR="008624C1">
        <w:t xml:space="preserve"> Fred Hutchinson Cancer Research Center, Seattle, WA</w:t>
      </w:r>
    </w:p>
    <w:p w14:paraId="6AB0E748" w14:textId="6542F6E6" w:rsidR="00C0117B" w:rsidRDefault="005873B8" w:rsidP="004514E9">
      <w:r>
        <w:t>5</w:t>
      </w:r>
      <w:r w:rsidR="00C0117B" w:rsidRPr="00C0117B">
        <w:t xml:space="preserve"> To whom correspondence should be addressed: 7007 Wisconsin Institutes for Medical Research, 1111 Highland Avenue, Madison, WI 53705. Tel: (608) 265-8131 Fax: (608) 265-0614 Email: </w:t>
      </w:r>
      <w:hyperlink r:id="rId6" w:history="1">
        <w:r w:rsidR="00C0117B" w:rsidRPr="00DD56D7">
          <w:rPr>
            <w:rStyle w:val="Hyperlink"/>
          </w:rPr>
          <w:t>dm3@medicine.wisc.edu</w:t>
        </w:r>
      </w:hyperlink>
    </w:p>
    <w:p w14:paraId="0D8D1E05" w14:textId="0EF110B9" w:rsidR="00C0117B" w:rsidRDefault="00C0117B" w:rsidP="004514E9"/>
    <w:p w14:paraId="392F7E44" w14:textId="15D535FF" w:rsidR="00C0117B" w:rsidRDefault="00C0117B" w:rsidP="004514E9">
      <w:r>
        <w:t>Word Count:</w:t>
      </w:r>
      <w:r w:rsidR="0001166E">
        <w:t xml:space="preserve"> 46</w:t>
      </w:r>
      <w:r w:rsidR="00CB5373">
        <w:t>77</w:t>
      </w:r>
    </w:p>
    <w:p w14:paraId="10E4671E" w14:textId="4D20C40A" w:rsidR="008B0043" w:rsidRDefault="008B0043" w:rsidP="004514E9">
      <w:r>
        <w:t xml:space="preserve">Abstract Word Count: </w:t>
      </w:r>
      <w:r w:rsidR="00194C08">
        <w:t>309</w:t>
      </w:r>
    </w:p>
    <w:p w14:paraId="5CB19FD0" w14:textId="77777777" w:rsidR="00C0117B" w:rsidRDefault="00C0117B" w:rsidP="004514E9"/>
    <w:p w14:paraId="1732B25B" w14:textId="77777777" w:rsidR="00C0117B" w:rsidRDefault="00C0117B" w:rsidP="004514E9"/>
    <w:p w14:paraId="2AAD6FF8" w14:textId="41511665" w:rsidR="00096429" w:rsidRDefault="00096429">
      <w:r>
        <w:t>Keywords</w:t>
      </w:r>
      <w:r w:rsidR="00CA5C4F">
        <w:t>:</w:t>
      </w:r>
      <w:r w:rsidR="00B71165">
        <w:t xml:space="preserve"> Antibody, autoantibody, prostate cancer, peptide microarray, androgen deprivation, vaccine </w:t>
      </w:r>
    </w:p>
    <w:p w14:paraId="5843D1ED" w14:textId="3CD94398" w:rsidR="00F846BB" w:rsidRDefault="00F846BB"/>
    <w:p w14:paraId="5CDAE7A8" w14:textId="54F60F51" w:rsidR="00F846BB" w:rsidRDefault="00F846BB"/>
    <w:p w14:paraId="7EB676DB" w14:textId="35B82031" w:rsidR="00F846BB" w:rsidRDefault="00F846BB">
      <w:r>
        <w:t>List of Abbreviations</w:t>
      </w:r>
      <w:r w:rsidR="00A66A71">
        <w:t>:</w:t>
      </w:r>
    </w:p>
    <w:p w14:paraId="35E67C8E" w14:textId="40D4D7CB" w:rsidR="00920D04" w:rsidRDefault="00920D04">
      <w:r>
        <w:br w:type="page"/>
      </w:r>
    </w:p>
    <w:p w14:paraId="0485AF3E" w14:textId="437F015F" w:rsidR="00920D04" w:rsidRPr="008354AB" w:rsidRDefault="008354AB" w:rsidP="00920D04">
      <w:pPr>
        <w:spacing w:line="480" w:lineRule="auto"/>
        <w:rPr>
          <w:b/>
          <w:bCs/>
        </w:rPr>
      </w:pPr>
      <w:r>
        <w:rPr>
          <w:b/>
          <w:bCs/>
        </w:rPr>
        <w:lastRenderedPageBreak/>
        <w:t>ABSTRACT</w:t>
      </w:r>
    </w:p>
    <w:p w14:paraId="06B75C05" w14:textId="332B5AE1" w:rsidR="003A6EB1" w:rsidRPr="006B5456" w:rsidRDefault="003A6EB1" w:rsidP="00920D04">
      <w:pPr>
        <w:spacing w:line="480" w:lineRule="auto"/>
      </w:pPr>
      <w:r w:rsidRPr="008354AB">
        <w:rPr>
          <w:b/>
          <w:bCs/>
        </w:rPr>
        <w:t>Background</w:t>
      </w:r>
      <w:r w:rsidR="006B5456">
        <w:rPr>
          <w:b/>
          <w:bCs/>
        </w:rPr>
        <w:t xml:space="preserve">: </w:t>
      </w:r>
      <w:r w:rsidR="006B5456">
        <w:t xml:space="preserve">Previous studies of prostate cancer autoantibodies have largely focused on diagnostic applications. </w:t>
      </w:r>
      <w:r w:rsidR="00A6718F">
        <w:t xml:space="preserve">So far, there have been no reports attempting to more comprehensively profile the landscape of prostate cancer-associated antibodies. Specifically, </w:t>
      </w:r>
      <w:r w:rsidR="00C3013D">
        <w:t>i</w:t>
      </w:r>
      <w:r w:rsidR="00D038FE">
        <w:t>t is unknown whether the quantity of antibody responses or the types of proteins recognized change with disease progression</w:t>
      </w:r>
      <w:r w:rsidR="00A6718F">
        <w:t xml:space="preserve"> or treatment</w:t>
      </w:r>
      <w:r w:rsidR="00D038FE">
        <w:t>.</w:t>
      </w:r>
      <w:r w:rsidR="00CF3A13">
        <w:t xml:space="preserve"> </w:t>
      </w:r>
      <w:r w:rsidR="00D038FE">
        <w:t xml:space="preserve"> </w:t>
      </w:r>
    </w:p>
    <w:p w14:paraId="378A5388" w14:textId="45BBCEC4" w:rsidR="0087460C" w:rsidRDefault="003A6EB1" w:rsidP="00920D04">
      <w:pPr>
        <w:spacing w:line="480" w:lineRule="auto"/>
      </w:pPr>
      <w:r w:rsidRPr="008354AB">
        <w:rPr>
          <w:b/>
          <w:bCs/>
        </w:rPr>
        <w:t>Methods</w:t>
      </w:r>
      <w:r w:rsidR="00994A46">
        <w:rPr>
          <w:b/>
          <w:bCs/>
        </w:rPr>
        <w:t xml:space="preserve">: </w:t>
      </w:r>
      <w:r w:rsidR="00994A46">
        <w:t xml:space="preserve">A peptide microarray spanning the amino acid sequences of the gene products of </w:t>
      </w:r>
      <w:r w:rsidR="00941D20">
        <w:t xml:space="preserve">1611 prostate cancer-associated genes was synthesized. </w:t>
      </w:r>
      <w:r w:rsidR="00994A46">
        <w:t xml:space="preserve">Serum samples from healthy male volunteers (n=15) and prostate cancer patients (n=85) were </w:t>
      </w:r>
      <w:r w:rsidR="00941D20">
        <w:t xml:space="preserve">used to probe the array. </w:t>
      </w:r>
      <w:r w:rsidR="00DB6383">
        <w:t>These samples included</w:t>
      </w:r>
      <w:r w:rsidR="008E5A1F">
        <w:t xml:space="preserve"> patients with various clinical</w:t>
      </w:r>
      <w:r w:rsidR="003C1BA0">
        <w:t xml:space="preserve"> stage</w:t>
      </w:r>
      <w:r w:rsidR="008E5A1F">
        <w:t>s of disease</w:t>
      </w:r>
      <w:r w:rsidR="00BC5360">
        <w:t xml:space="preserve">: </w:t>
      </w:r>
      <w:r w:rsidR="0014021A">
        <w:t xml:space="preserve">newly diagnosed, </w:t>
      </w:r>
      <w:r w:rsidR="0014021A">
        <w:rPr>
          <w:noProof/>
        </w:rPr>
        <w:t>castration-sensitive non-metastatic prostate cancer (nmCSPC), castration-resistant non-metastatic prostate cancer (nmCRPC), and castration-resistant metastatic disease (mCRPC)</w:t>
      </w:r>
      <w:r w:rsidR="008E5A1F">
        <w:rPr>
          <w:noProof/>
        </w:rPr>
        <w:t xml:space="preserve">. </w:t>
      </w:r>
      <w:r w:rsidR="008E5A1F">
        <w:t>Ser</w:t>
      </w:r>
      <w:r w:rsidR="001E21A1">
        <w:t>ial</w:t>
      </w:r>
      <w:r w:rsidR="008E5A1F">
        <w:t xml:space="preserve"> </w:t>
      </w:r>
      <w:r w:rsidR="001E21A1">
        <w:t xml:space="preserve">sera </w:t>
      </w:r>
      <w:r w:rsidR="00AC7784">
        <w:t xml:space="preserve">samples </w:t>
      </w:r>
      <w:r w:rsidR="008E5A1F">
        <w:t xml:space="preserve">from the individuals with </w:t>
      </w:r>
      <w:proofErr w:type="spellStart"/>
      <w:r w:rsidR="00514E54">
        <w:t>nmCSPC</w:t>
      </w:r>
      <w:proofErr w:type="spellEnd"/>
      <w:r w:rsidR="001E21A1">
        <w:t xml:space="preserve">, who </w:t>
      </w:r>
      <w:r w:rsidR="00D83B88">
        <w:t>received treatment</w:t>
      </w:r>
      <w:r w:rsidR="00AC7784">
        <w:t xml:space="preserve"> </w:t>
      </w:r>
      <w:r w:rsidR="008E5A1F">
        <w:t xml:space="preserve">with </w:t>
      </w:r>
      <w:r w:rsidR="00AC7784">
        <w:t xml:space="preserve">either </w:t>
      </w:r>
      <w:r w:rsidR="008E5A1F">
        <w:t>standard androgen deprivation therapy (ADT</w:t>
      </w:r>
      <w:r w:rsidR="0033040B">
        <w:t xml:space="preserve">) </w:t>
      </w:r>
      <w:r w:rsidR="008E5A1F">
        <w:t>or</w:t>
      </w:r>
      <w:r w:rsidR="00003B3F">
        <w:t xml:space="preserve"> a vaccine</w:t>
      </w:r>
      <w:r w:rsidR="001E21A1">
        <w:t>,</w:t>
      </w:r>
      <w:r w:rsidR="00AC7784">
        <w:t xml:space="preserve"> were also used to probe the array</w:t>
      </w:r>
      <w:r w:rsidR="008E5A1F">
        <w:t xml:space="preserve">. </w:t>
      </w:r>
    </w:p>
    <w:p w14:paraId="6D947FE0" w14:textId="1405E3F3" w:rsidR="003A6EB1" w:rsidRPr="0060009E" w:rsidRDefault="0087460C" w:rsidP="00920D04">
      <w:pPr>
        <w:spacing w:line="480" w:lineRule="auto"/>
      </w:pPr>
      <w:r>
        <w:t xml:space="preserve"> </w:t>
      </w:r>
      <w:r w:rsidR="003A6EB1" w:rsidRPr="008354AB">
        <w:rPr>
          <w:b/>
          <w:bCs/>
        </w:rPr>
        <w:t>Results</w:t>
      </w:r>
      <w:r w:rsidR="0060009E">
        <w:rPr>
          <w:b/>
          <w:bCs/>
        </w:rPr>
        <w:t xml:space="preserve">: </w:t>
      </w:r>
      <w:r w:rsidR="0060009E">
        <w:t>We demonstrated that this peptide array yields highly reproducible measurements of serum IgG</w:t>
      </w:r>
      <w:r w:rsidR="00C16719">
        <w:t xml:space="preserve"> levels</w:t>
      </w:r>
      <w:r w:rsidR="0060009E">
        <w:t xml:space="preserve">. </w:t>
      </w:r>
      <w:r w:rsidR="008E5A1F">
        <w:t xml:space="preserve">We found that the overall number of antibody responses does not increase with disease burden. However, the composition of antibody responses shifts with </w:t>
      </w:r>
      <w:r w:rsidR="00007A03">
        <w:t>clinical</w:t>
      </w:r>
      <w:r w:rsidR="003C1BA0">
        <w:t xml:space="preserve"> stage</w:t>
      </w:r>
      <w:r w:rsidR="00007A03">
        <w:t xml:space="preserve"> of disease.</w:t>
      </w:r>
      <w:r w:rsidR="00400B31">
        <w:t xml:space="preserve"> Analysis revealed</w:t>
      </w:r>
      <w:r w:rsidR="00A10B85">
        <w:t xml:space="preserve"> that </w:t>
      </w:r>
      <w:proofErr w:type="spellStart"/>
      <w:r w:rsidR="00454580">
        <w:t>nmCRPC</w:t>
      </w:r>
      <w:proofErr w:type="spellEnd"/>
      <w:r w:rsidR="00454580">
        <w:t xml:space="preserve"> patients </w:t>
      </w:r>
      <w:r w:rsidR="00A10B85">
        <w:t xml:space="preserve">recognized more proteins associated with </w:t>
      </w:r>
      <w:r w:rsidR="00454580">
        <w:t xml:space="preserve">chromosome organization and protein localization to the membrane </w:t>
      </w:r>
      <w:r w:rsidR="00A10B85">
        <w:t>than</w:t>
      </w:r>
      <w:r w:rsidR="00454580">
        <w:t xml:space="preserve"> </w:t>
      </w:r>
      <w:proofErr w:type="spellStart"/>
      <w:r w:rsidR="00454580">
        <w:t>nmCSPC</w:t>
      </w:r>
      <w:proofErr w:type="spellEnd"/>
      <w:r w:rsidR="00454580">
        <w:t xml:space="preserve"> patients</w:t>
      </w:r>
      <w:r w:rsidR="00A10B85">
        <w:t xml:space="preserve">, while </w:t>
      </w:r>
      <w:proofErr w:type="spellStart"/>
      <w:r w:rsidR="00A10B85">
        <w:t>mCRPC</w:t>
      </w:r>
      <w:proofErr w:type="spellEnd"/>
      <w:r w:rsidR="00A10B85">
        <w:t xml:space="preserve"> patients recognized more proteins associated with </w:t>
      </w:r>
      <w:r w:rsidR="00454580">
        <w:t xml:space="preserve">nucleic acid binding and gene regulation </w:t>
      </w:r>
      <w:r w:rsidR="00A10B85">
        <w:t xml:space="preserve">than all other patients. </w:t>
      </w:r>
      <w:r w:rsidR="00C72B9D">
        <w:t xml:space="preserve">Our longitudinal analysis </w:t>
      </w:r>
      <w:r w:rsidR="0070518A">
        <w:t xml:space="preserve">showed </w:t>
      </w:r>
      <w:r w:rsidR="00C72B9D">
        <w:t>that vaccine-treated patients developed increased responses to more proteins over the course of treatment than did ADT-treated patients</w:t>
      </w:r>
      <w:r w:rsidR="008624C1">
        <w:t>, consistent with the development of antigen spread</w:t>
      </w:r>
      <w:r w:rsidR="00C72B9D">
        <w:t xml:space="preserve">. </w:t>
      </w:r>
    </w:p>
    <w:p w14:paraId="706F978A" w14:textId="7AF529E5" w:rsidR="003A6EB1" w:rsidRPr="00E441C5" w:rsidRDefault="003A6EB1" w:rsidP="00920D04">
      <w:pPr>
        <w:spacing w:line="480" w:lineRule="auto"/>
      </w:pPr>
      <w:r w:rsidRPr="008354AB">
        <w:rPr>
          <w:b/>
          <w:bCs/>
        </w:rPr>
        <w:lastRenderedPageBreak/>
        <w:t>Conclusion</w:t>
      </w:r>
      <w:r w:rsidR="0060009E">
        <w:rPr>
          <w:b/>
          <w:bCs/>
        </w:rPr>
        <w:t xml:space="preserve">s: </w:t>
      </w:r>
      <w:r w:rsidR="00E441C5">
        <w:t>This study represents the largest survey of prostate-cancer associated antibodies to date. We have been able to better characterize the classes of proteins recognized by patients and how they change with disease burden.</w:t>
      </w:r>
      <w:r w:rsidR="00564913">
        <w:t xml:space="preserve"> Our findings demonstrate the potential of this platform for measuring antigen spread and better studying response to immunomodulatory therapies. </w:t>
      </w:r>
    </w:p>
    <w:p w14:paraId="512DA9C5" w14:textId="27D268A2" w:rsidR="00920D04" w:rsidRPr="004514E9" w:rsidRDefault="00920D04" w:rsidP="00AA2FF9">
      <w:pPr>
        <w:rPr>
          <w:b/>
          <w:bCs/>
        </w:rPr>
      </w:pPr>
      <w:r>
        <w:br w:type="page"/>
      </w:r>
      <w:r w:rsidR="004514E9">
        <w:rPr>
          <w:b/>
          <w:bCs/>
        </w:rPr>
        <w:lastRenderedPageBreak/>
        <w:t>BACKGROUND</w:t>
      </w:r>
    </w:p>
    <w:p w14:paraId="7CCFBFBD" w14:textId="59B955DA" w:rsidR="00920D04" w:rsidRDefault="00920D04" w:rsidP="00920D04">
      <w:pPr>
        <w:spacing w:line="480" w:lineRule="auto"/>
      </w:pPr>
      <w:r>
        <w:tab/>
        <w:t>It has been previously reported that patients with cancer develop antibodies to autologous proteins</w:t>
      </w:r>
      <w:r>
        <w:fldChar w:fldCharType="begin"/>
      </w:r>
      <w:r w:rsidR="00B70062">
        <w:instrText xml:space="preserve"> ADDIN ZOTERO_ITEM CSL_CITATION {"citationID":"0MYk6xW0","properties":{"formattedCitation":"[1,2]","plainCitation":"[1,2]","noteIndex":0},"citationItems":[{"id":1172,"uris":["http://zotero.org/users/5058535/items/LZ5VDSWT"],"uri":["http://zotero.org/users/5058535/items/LZ5VDSWT"],"itemData":{"id":1172,"type":"article-journal","container-title":"Immunology","ISSN":"0019-2805","issue":"6","journalAbbreviation":"Immunology","language":"eng","note":"PMID: 4958052\nPMCID: PMC1423742","page":"507-515","source":"PubMed","title":"On the specificity of autoantibodies present in colon cancer patients","volume":"10","author":[{"family":"Kleist","given":"S.","non-dropping-particle":"von"},{"family":"Burtin","given":"P."}],"issued":{"date-parts":[["1966",6]]}}},{"id":1174,"uris":["http://zotero.org/users/5058535/items/MHPUM3C3"],"uri":["http://zotero.org/users/5058535/items/MHPUM3C3"],"itemData":{"id":1174,"type":"article-journal","container-title":"Nature: New Biology","DOI":"10.1038/newbio239060a0","ISSN":"0090-0028","issue":"89","journalAbbreviation":"Nature New Biol.","language":"eng","note":"PMID: 4507216","page":"60-62","source":"PubMed","title":"Human anti-CEA antibodies detected by radioimmunoelectrophoresis","volume":"239","author":[{"family":"Gold","given":"J. M."},{"family":"Freedman","given":"S. O."},{"family":"Gold","given":"P."}],"issued":{"date-parts":[["1972",9,13]]}}}],"schema":"https://github.com/citation-style-language/schema/raw/master/csl-citation.json"} </w:instrText>
      </w:r>
      <w:r>
        <w:fldChar w:fldCharType="separate"/>
      </w:r>
      <w:r w:rsidR="00B70062" w:rsidRPr="00B70062">
        <w:rPr>
          <w:rFonts w:ascii="Calibri" w:hAnsi="Calibri" w:cs="Calibri"/>
        </w:rPr>
        <w:t>[1,2]</w:t>
      </w:r>
      <w:r>
        <w:fldChar w:fldCharType="end"/>
      </w:r>
      <w:r>
        <w:t>. This phenomenon has been described across a wide variety of cancer types, including colon, melanoma, bladder, lung, and prostate</w:t>
      </w:r>
      <w:r>
        <w:fldChar w:fldCharType="begin"/>
      </w:r>
      <w:r w:rsidR="00B70062">
        <w:instrText xml:space="preserve"> ADDIN ZOTERO_ITEM CSL_CITATION {"citationID":"l0zDd8k0","properties":{"formattedCitation":"[3\\uc0\\u8211{}7]","plainCitation":"[3–7]","noteIndex":0},"citationItems":[{"id":1189,"uris":["http://zotero.org/users/5058535/items/4JFILYMC"],"uri":["http://zotero.org/users/5058535/items/4JFILYMC"],"itemData":{"id":1189,"type":"article-journal","abstract":"The screening of cDNA expression libraries derived from human tumors with autologous antibody (SEREX) has proven to be a powerful method for defining the structure of tumor antigens recognized by the humoral immune system. In the present study, 48 distinct antigens (NY-CO-1-NY-CO-48) reactive with autologous IgG were identified by SEREX analysis in 4 patients with colon cancer. Sequencing analysis showed that 17 of the cDNA clones were previously uncharacterized molecules and 31 represented known gene products. The individual cDNA clones were analyzed in the following manner: a search for mutations or other structural changes; an analysis of mRNA expression in a panel of normal tissues; and a frequency analysis of the antibody response to the expressed product in the sera of colon cancer patients and normal individuals. The initial analysis showed NY-CO-13 to be a mutated version of the p53 tumor suppressor gene. Three of the 48 antigens showed a differential pattern of mRNA expression, with NY-CO-27 (galectin-4) expressed primarily in gastrointestinal tract, and NY-CO-37 and -38 showing a pattern of tissue-specific isoforms. With regard to immunogenicity, 20 of the 48 antigens were detected by allogeneic sera; 14 of these were reactive with sera from both normal donors and cancer patients, and 6 other clones (NY-CO-8, -9, -13, -16, -20 and -38) reacted exclusively with sera from colon cancer patients (ranging from 14% to 27%). Our results on colon cancer illustrate both the complexity and the potential of the SEREX approach for analysis of the humoral immune response against human cancer.","container-title":"International Journal of Cancer","DOI":"10.1002/(sici)1097-0215(19980529)76:5&lt;652::aid-ijc7&gt;3.0.co;2-p","ISSN":"0020-7136","issue":"5","journalAbbreviation":"Int. J. Cancer","language":"eng","note":"PMID: 9610721","page":"652-658","source":"PubMed","title":"Characterization of human colon cancer antigens recognized by autologous antibodies","volume":"76","author":[{"family":"Scanlan","given":"M. J."},{"family":"Chen","given":"Y. T."},{"family":"Williamson","given":"B."},{"family":"Gure","given":"A. O."},{"family":"Stockert","given":"E."},{"family":"Gordan","given":"J. D."},{"family":"Türeci","given":"O."},{"family":"Sahin","given":"U."},{"family":"Pfreundschuh","given":"M."},{"family":"Old","given":"L. J."}],"issued":{"date-parts":[["1998",5,29]]}}},{"id":1191,"uris":["http://zotero.org/users/5058535/items/F749JTK3"],"uri":["http://zotero.org/users/5058535/items/F749JTK3"],"itemData":{"id":1191,"type":"article-journal","abstract":"Fusion phage libraries expressing single-chain Fv antibodies were constructed from the peripheral blood lymphocytes of two melanoma patients who had been immunized with autologous melanoma cells transduced the gamma-interferon gene to enhance immunogenicity, in a trial conducted at another institution. Anti-melanoma antibodies were selected from each library by panning the phage against live cultures of the autologous tumor. After two or three rounds of panning, clones of the phage were tested by ELISA for binding to the autologous tumor cells; &gt; 90% of the clones tested showed a strong ELISA reaction, demonstrating the effectiveness of the panning procedure for selecting antimelanoma antibodies. The panned phage population was extensively absorbed against normal melanocytes to enrich for antibodies that react with melanoma cells but not with melanocytes. The unabsorbed phage were cloned, and the specificities of the expressed antibodies were individually tested by ELISA with a panel of cultured human cells. The first tests were done with normal endothelial and fibroblast cells to identify antibodies that do not react, or react weakly, with two normal cell types, indicating some degree of specificity for melanoma cells. The proportion of phage clones expressing such antibodies was approximately 1%. Those phage were further tested by ELISA with melanocytes, several melanoma lines, and eight other tumor lines, including a glioma line derived from glial cells that share a common lineage with melanocytes. The ELISA tests identified three classes of anti-melanoma antibodies, as follows: (i) a melanoma-specific class that reacts almost exclusively with the melanoma lines; (ii) a tumor-specific class that reacts with melanoma and other tumor lines but does not react with the normal melanocyte, endothelial and fibroblast cells; and (iii) a lineage-specific class that reacts with the melanoma lines, melanocytes, and the glioma line but does not react with the other lines. These are rare classes from the immunized patients' repertoires of anti-melanoma antibodies, most of which are relatively nonspecific anti-self antibodies. The melanoma-specific class was isolated from one patient, and the lineage-specific class was isolated from the other patient, indicating that different patients can have markedly different responses to the same immunization protocol. The procedures described here can be used to screen the antibody repertoire of any person with cancer, providing access to an enormous untapped pool of human monoclonal anti-tumor antibodies with clinical and research potential.","container-title":"Proceedings of the National Academy of Sciences of the United States of America","ISSN":"0027-8424","issue":"14","journalAbbreviation":"Proc Natl Acad Sci U S A","note":"PMID: 7604028\nPMCID: PMC41553","page":"6537-6541","source":"PubMed Central","title":"Anti-melanoma antibodies from melanoma patients immunized with genetically modified autologous tumor cells: selection of specific antibodies from single-chain Fv fusion phage libraries.","title-short":"Anti-melanoma antibodies from melanoma patients immunized with genetically modified autologous tumor cells","volume":"92","author":[{"family":"Cai","given":"X"},{"family":"Garen","given":"A"}],"issued":{"date-parts":[["1995",7,3]]}}},{"id":1195,"uris":["http://zotero.org/users/5058535/items/9AK3KZ87"],"uri":["http://zotero.org/users/5058535/items/9AK3KZ87"],"itemData":{"id":1195,"type":"article-journal","abstract":"The autologous serologic reactivity of 13 patients with bladder cancer was evaluated using cell lines derived from each individual's own tumor as targets. Protein A and immune adherence assays were employed to determine antibody binding to the tumor targets at varying passage numbers. Autologous reactivity was found in 6 of the 13 cell lines tested. However, the titer was usually low regardless of the passage number. Seven autologous serum/cell line combinations were tested using both low and high passage cells as targets. In six of these combinations, the degree of antibody binding was similar with both low and high passage target cells. The incidence of autologous reactivity in the 12 patients with urothelial tumors was 50%.","container-title":"Cancer Immunology Immunotherapy","DOI":"10.1007/BF00199940","ISSN":"0340-7004, 1432-0851","issue":"3","language":"en","source":"Crossref","title":"Autologous antibodies to human bladder cancer","URL":"http://link.springer.com/10.1007/BF00199940","volume":"26","author":[{"family":"Grossman","given":"H.Barton"},{"family":"Wedemeyer","given":"Gary"},{"family":"Stein","given":"Judith"}],"accessed":{"date-parts":[["2020",5,5]]},"issued":{"date-parts":[["1988",6]]}}},{"id":1196,"uris":["http://zotero.org/users/5058535/items/YTVZP23L"],"uri":["http://zotero.org/users/5058535/items/YTVZP23L"],"itemData":{"id":1196,"type":"article-journal","abstract":"Anti-SOX2 antibody responses are observed in about 10 to 20% of small cell lung cancer (SCLC) patients. The aim of this study was to determine whether such responses reflect a particular pattern of SOX2 protein expression in the tumor and whether this pattern associates with clinical outcome.","container-title":"BMC Clinical Pathology","DOI":"10.1186/1472-6890-14-24","ISSN":"1472-6890","issue":"1","journalAbbreviation":"BMC Clinical Pathology","page":"24","source":"BioMed Central","title":"Autologous anti-SOX2 antibody responses reflect intensity but not frequency of antigen expression in small cell lung cancer","volume":"14","author":[{"family":"Atakan","given":"Sukru"},{"family":"Bayiz","given":"Hulya"},{"family":"Sak","given":"Serpil"},{"family":"Poyraz","given":"Alper"},{"family":"Vural","given":"Burcak"},{"family":"Yildirim","given":"Azmi Serhat"},{"family":"Demirag","given":"Funda"},{"family":"Gure","given":"Ali Osmay"}],"issued":{"date-parts":[["2014",6,7]]}}},{"id":1094,"uris":["http://zotero.org/users/5058535/items/FXPQNDTI"],"uri":["http://zotero.org/users/5058535/items/FXPQNDTI"],"itemData":{"id":1094,"type":"article-journal","abstract":"Abstract.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Cancer","volume":"39","author":[{"family":"Wang","given":"Xiaoju"}],"issued":{"date-parts":[["2008",3,1]]}}}],"schema":"https://github.com/citation-style-language/schema/raw/master/csl-citation.json"} </w:instrText>
      </w:r>
      <w:r>
        <w:fldChar w:fldCharType="separate"/>
      </w:r>
      <w:r w:rsidR="00B70062" w:rsidRPr="00B70062">
        <w:rPr>
          <w:rFonts w:ascii="Calibri" w:hAnsi="Calibri" w:cs="Calibri"/>
          <w:szCs w:val="24"/>
        </w:rPr>
        <w:t>[3–7]</w:t>
      </w:r>
      <w:r>
        <w:fldChar w:fldCharType="end"/>
      </w:r>
      <w:r>
        <w:t xml:space="preserve">. These antibodies may arise due to overexpression of </w:t>
      </w:r>
      <w:proofErr w:type="spellStart"/>
      <w:r>
        <w:t>self antigens</w:t>
      </w:r>
      <w:proofErr w:type="spellEnd"/>
      <w:r>
        <w:t>, inflammation, or tumor cell lysis</w:t>
      </w:r>
      <w:r>
        <w:fldChar w:fldCharType="begin"/>
      </w:r>
      <w:r w:rsidR="00B70062">
        <w:instrText xml:space="preserve"> ADDIN ZOTERO_ITEM CSL_CITATION {"citationID":"JFHynpva","properties":{"formattedCitation":"[8]","plainCitation":"[8]","noteIndex":0},"citationItems":[{"id":1169,"uris":["http://zotero.org/users/5058535/items/IMMB94QV"],"uri":["http://zotero.org/users/5058535/items/IMMB94QV"],"itemData":{"id":1169,"type":"article-journal","abstract":"A link between autoimmune responses and cancer via autoantibodies was first described in the 1950s. Since, autoantibodies have been studied for their potential use as cancer biomarkers, however the exact causes of their production remain to be elucidated. This review summarizes current theories of the causes of autoantibody production in cancer, namely: 1) defects in tolerance and inflammation, 2) changes in protein expression levels, 3) altered protein structure, and 4) cellular death mechanisms. We also highlight the need for further research into this field to improve our understanding of autoantibodies as biomarkers for cancer development and progression.","container-title":"Autoimmunity Reviews","DOI":"10.1016/j.autrev.2016.01.017","ISSN":"1568-9972","issue":"5","journalAbbreviation":"Autoimmunity Reviews","language":"en","page":"477-483","source":"ScienceDirect","title":"Autoantibody Production in Cancer—The Humoral Immune Response toward Autologous Antigens in Cancer Patients","volume":"15","author":[{"family":"Zaenker","given":"P."},{"family":"Gray","given":"E. S."},{"family":"Ziman","given":"M. R."}],"issued":{"date-parts":[["2016",5,1]]}}}],"schema":"https://github.com/citation-style-language/schema/raw/master/csl-citation.json"} </w:instrText>
      </w:r>
      <w:r>
        <w:fldChar w:fldCharType="separate"/>
      </w:r>
      <w:r w:rsidR="00B70062" w:rsidRPr="00B70062">
        <w:rPr>
          <w:rFonts w:ascii="Calibri" w:hAnsi="Calibri" w:cs="Calibri"/>
        </w:rPr>
        <w:t>[8]</w:t>
      </w:r>
      <w:r>
        <w:fldChar w:fldCharType="end"/>
      </w:r>
      <w:r>
        <w:t xml:space="preserve">. Studies of serum antibodies may be particularly attractive for a variety of </w:t>
      </w:r>
      <w:r w:rsidR="00E86A0A">
        <w:t xml:space="preserve">diagnostic </w:t>
      </w:r>
      <w:r>
        <w:t>applications because serum samples are relatively easy to obtain, antibodies can be present at early stages of disease, and antibodies can be present at high levels even when their target antigen is expressed at low levels.</w:t>
      </w:r>
      <w:r w:rsidRPr="0034391C">
        <w:t xml:space="preserve"> </w:t>
      </w:r>
      <w:r>
        <w:t xml:space="preserve">In contrast, monitoring serum proteins in cancer patients has been more challenging because they are often </w:t>
      </w:r>
      <w:r w:rsidR="005268DE">
        <w:t xml:space="preserve">much </w:t>
      </w:r>
      <w:r>
        <w:t>less abundant and have more variable expression over time</w:t>
      </w:r>
      <w:r>
        <w:fldChar w:fldCharType="begin"/>
      </w:r>
      <w:r w:rsidR="00B70062">
        <w:instrText xml:space="preserve"> ADDIN ZOTERO_ITEM CSL_CITATION {"citationID":"1DNX0Thi","properties":{"formattedCitation":"[9,10]","plainCitation":"[9,10]","noteIndex":0},"citationItems":[{"id":1264,"uris":["http://zotero.org/users/5058535/items/4GYBE5UF"],"uri":["http://zotero.org/users/5058535/items/4GYBE5UF"],"itemData":{"id":1264,"type":"article-journal","abstract":"Autoantibodies to cancer antigens hold promise as biomarkers for early detection of cancer. Proteins that are aberrantly processed in cancer cells are likely to present autoantibody targets. The extracellular mucin MUC1 is overexpressed and aberrantly glycosylated in many cancers; thus, we evaluated whether autoantibodies generated to aberrant O-glycoforms of MUC1 might serve as sensitive diagnostic biomarkers for cancer. Using an antibody-based glycoprofiling ELISA assay, we documented that aberrant truncated glycoforms were not detected in sera of cancer patients. An O-glycopeptide microarray was developed that detected IgG antibodies to aberrant O-glycopeptide epitopes in patients vaccinated with a keyhole limpet hemocyanin–conjugated truncated MUC1 peptide. We detected cancer-associated IgG autoantibodies in sera from breast, ovarian, and prostate cancer patients against different aberrent O-glycopeptide epitopes derived from MUC1. These autoantibodies represent a previously unaddressed source of sensitive biomarkers for early detection of cancer. The methods we have developed for chemoenzymatic synthesis of O-glycopeptides on microarrays may allow for broader mining of the entire cancer O-glycopeptidome. Cancer Res; 70(4); 1306–13","container-title":"Cancer Research","DOI":"10.1158/0008-5472.CAN-09-2893","ISSN":"0008-5472, 1538-7445","issue":"4","journalAbbreviation":"Cancer Res","language":"en","note":"publisher: American Association for Cancer Research\nsection: Microenvironment and Immunology\nPMID: 20124478","page":"1306-1313","source":"cancerres-aacrjournals-org.ezproxy.library.wisc.edu","title":"Cancer Biomarkers Defined by Autoantibody Signatures to Aberrant O-Glycopeptide Epitopes","volume":"70","author":[{"family":"Wandall","given":"Hans H."},{"family":"Blixt","given":"Ola"},{"family":"Tarp","given":"Mads A."},{"family":"Pedersen","given":"Johannes W."},{"family":"Bennett","given":"Eric P."},{"family":"Mandel","given":"Ulla"},{"family":"Ragupathi","given":"Govind"},{"family":"Livingston","given":"Phil O."},{"family":"Hollingsworth","given":"Michael A."},{"family":"Taylor-Papadimitriou","given":"Joyce"},{"family":"Burchell","given":"Joy"},{"family":"Clausen","given":"Henrik"}],"issued":{"date-parts":[["2010",2,15]]}}},{"id":1266,"uris":["http://zotero.org/users/5058535/items/WDRMGAT6"],"uri":["http://zotero.org/users/5058535/items/WDRMGAT6"],"itemData":{"id":1266,"type":"article-journal","abstract":"Hollow organs lined by columnar epithelial cells normally secrete mucins and their proteolytic fragments vectorially into the lumen. These heterogeneously O-glycosylated molecules are known to aberrantly enter the bloodstream in the setting of epithelial carcinomas and possibly during injury or inflammation. We have recently shown that carcinoma mucin fragments can trigger the rapid formation of platelet-rich microthrombi in vivo. Thus, mechanisms to clear such aberrantly secreted mucins must exist. Indeed, we found that i.v. injected carcinoma mucin fragments had an approximately 1 minute half-life in mice, which was primarily due to rapid clearance by hepatic reticuloendothelial cells. Inhibition of known glycan-recognizing hepatic clearance receptors showed involvement of multiple partially overlapping clearance systems. Studies of genetically deficient mice and incomplete competition between different mucins confirmed this result. Thus, multiple hepatic clearance receptors cooperate to eliminate secretory mucins entering the circulation, limiting potential pathology. This may also explain why mucin-type clustered O-glycosylation is rare on plasma proteins. Notably, small subsets of injected carcinoma mucins remained unrecognized by clearance systems, had a much longer half-life, and carried highly sialylated O-glycans. Similar circulating mucins were found in tumor-bearing mice despite lack of saturation of hepatic clearance mechanisms. Thus, circulating cancer mucins currently used as clinical diagnostic markers likely represent only the clearance-resistant \"tip of the iceberg.\" Such aberrantly circulating mucins could play pathologic roles not only in cancer but also during injury or inflammation of hollow organs and in liver disease.","container-title":"Cancer Research","DOI":"10.1158/0008-5472.CAN-05-3851","ISSN":"0008-5472","issue":"4","journalAbbreviation":"Cancer Res.","language":"eng","note":"PMID: 16489050","page":"2433-2441","source":"PubMed","title":"Multiple hepatic receptors cooperate to eliminate secretory mucins aberrantly entering the bloodstream: are circulating cancer mucins the \"tip of the iceberg\"?","title-short":"Multiple hepatic receptors cooperate to eliminate secretory mucins aberrantly entering the bloodstream","volume":"66","author":[{"family":"Wahrenbrock","given":"Mark G."},{"family":"Varki","given":"Ajit"}],"issued":{"date-parts":[["2006",2,15]]}}}],"schema":"https://github.com/citation-style-language/schema/raw/master/csl-citation.json"} </w:instrText>
      </w:r>
      <w:r>
        <w:fldChar w:fldCharType="separate"/>
      </w:r>
      <w:r w:rsidR="00B70062" w:rsidRPr="00B70062">
        <w:rPr>
          <w:rFonts w:ascii="Calibri" w:hAnsi="Calibri" w:cs="Calibri"/>
        </w:rPr>
        <w:t>[9,10]</w:t>
      </w:r>
      <w:r>
        <w:fldChar w:fldCharType="end"/>
      </w:r>
      <w:r>
        <w:t>. Antibody responses can also provide information about the relative immunogenicity of a given antigen. Many groups have used naturally existing antibody responses in cancer patients to identify targets for antibody therapies or vaccination strategies</w:t>
      </w:r>
      <w:r>
        <w:fldChar w:fldCharType="begin"/>
      </w:r>
      <w:r w:rsidR="00B70062">
        <w:instrText xml:space="preserve"> ADDIN ZOTERO_ITEM CSL_CITATION {"citationID":"rLrFYwc9","properties":{"formattedCitation":"[11\\uc0\\u8211{}13]","plainCitation":"[11–13]","noteIndex":0},"citationItems":[{"id":41,"uris":["http://zotero.org/users/5058535/items/T79CK52L"],"uri":["http://zotero.org/users/5058535/items/T79CK52L"],"itemData":{"id":41,"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 METHODS The detection of auto-antibodies specific for the AR in patient sera was evaluated by ELISA and Western blotting. Peripheral blood mononuclear cells were analyzed for the presence of AR-specific T-cells, as measured by T-cell proliferation, interferon gamma (IFNγ) and interleukin-10 secretion. 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IFNγ secretion when compared to patients without antibody responses. CONCLUSIONS These data demonstrate that some patients with prostate cancer have pre-existing humoral and cellular immune responses specific for the AR, suggesting that tolerance against the AR is not absolute and that the AR may be a potential immunotherapeutic target antigen. Prostate 67: 1729–1739, 2007. © 2007 Wiley-Liss, Inc.","container-title":"The Prostate","DOI":"10.1002/pros.20652","ISSN":"1097-0045","issue":"16","language":"en","page":"1729-1739","source":"Wiley Online Library","title":"Antibody and T-cell responses specific for the androgen receptor in patients with prostate cancer","volume":"67","author":[{"family":"Olson","given":"Brian M."},{"family":"McNeel","given":"Douglas G."}],"issued":{"date-parts":[["2007",12,1]]}}},{"id":1271,"uris":["http://zotero.org/users/5058535/items/CQ9TBY94"],"uri":["http://zotero.org/users/5058535/items/CQ9TBY94"],"itemData":{"id":1271,"type":"article-journal","abstract":"Identification of genes that are upregulated in tumors, and whose normal expression excludes adult somatic tissues but includes germline and/or embryonic tissues, has resulted in a rich variety of cancer antigens that are attractive targets for cancer vaccine and other therapeutic approaches. In the present study, we extended this approach to include genes strongly and restrictively expressed in the placenta by mining publicly available SAGE and EST databases. We identified a number of genes with high expression in placenta and different cancer types but with relatively restricted expression in normal tissues. The gene with the most distinctive expression pattern was found to be PLAC1, which encodes a putative cell surface protein that is highly expressed in placenta, testis, cancer cell lines and lung tumors. Hence we have designated it CT92. We found by ELISA that PLAC1 is immunogenic in a subset of cancer patients and healthy women. Its physical and expression characteristics render it a potential target for both active and passive cancer immunotherapeutic strategies.","container-title":"Cancer Immunity","ISSN":"1424-9634","journalAbbreviation":"Cancer Immun.","language":"eng","note":"PMID: 17983203\nPMCID: PMC2935750","page":"18","source":"PubMed","title":"PLAC1, a trophoblast-specific cell surface protein, is expressed in a range of human tumors and elicits spontaneous antibody responses","volume":"7","author":[{"family":"Silva","given":"Wilson A."},{"family":"Gnjatic","given":"Sacha"},{"family":"Ritter","given":"Erika"},{"family":"Chua","given":"Ramon"},{"family":"Cohen","given":"Tzeela"},{"family":"Hsu","given":"Melinda"},{"family":"Jungbluth","given":"Achim A."},{"family":"Altorki","given":"Nasser K."},{"family":"Chen","given":"Yao-Tseng"},{"family":"Old","given":"Lloyd J."},{"family":"Simpson","given":"Andrew J. G."},{"family":"Caballero","given":"Otavia L."}],"issued":{"date-parts":[["2007",11,6]]}}},{"id":1273,"uris":["http://zotero.org/users/5058535/items/ISJL49Q7"],"uri":["http://zotero.org/users/5058535/items/ISJL49Q7"],"itemData":{"id":1273,"type":"article-journal","abstract":"Serological analysis of recombinant cDNA expression libraries (SEREX) using tumor mRNA and autologous patient serum provides a powerful approach to identify immunogenic tumor antigens. We have applied this methodology to a case of esophageal squamous cell carcinoma and identified several candidate tumor targets. One of these, NY-ESO-1, showed restricted mRNA expression in normal tissues, with high-level mRNA expression found only in testis and ovary tissues. Reverse transcription-PCR analysis showed NY-ESO-1 mRNA expression in a variable proportion of a wide array of human cancers, including melanoma, breast cancer, bladder cancer, prostate cancer, and hepatocellular carcinoma. NY-ESO-1 encodes a putative protein of Mr 17,995 having no homology with any known protein. The pattern of NY-ESO-1 expression indicates that it belongs to an expanding family of immunogenic testicular antigens that are aberrantly expressed in human cancers in a lineage-nonspecific fashion. These antigens, initially detected by either cytotoxic T cells (MAGE, BAGE, GAGE-1) or antibodies [HOM-MEL-40(SSX2), NY-ESO-1], represent a pool of antigenic targets for cancer vaccination.","container-title":"Proceedings of the National Academy of Sciences of the United States of America","DOI":"10.1073/pnas.94.5.1914","ISSN":"0027-8424","issue":"5","journalAbbreviation":"Proc. Natl. Acad. Sci. U.S.A.","language":"eng","note":"PMID: 9050879\nPMCID: PMC20017","page":"1914-1918","source":"PubMed","title":"A testicular antigen aberrantly expressed in human cancers detected by autologous antibody screening","volume":"94","author":[{"family":"Chen","given":"Y. T."},{"family":"Scanlan","given":"M. J."},{"family":"Sahin","given":"U."},{"family":"Türeci","given":"O."},{"family":"Gure","given":"A. O."},{"family":"Tsang","given":"S."},{"family":"Williamson","given":"B."},{"family":"Stockert","given":"E."},{"family":"Pfreundschuh","given":"M."},{"family":"Old","given":"L. J."}],"issued":{"date-parts":[["1997",3,4]]}}}],"schema":"https://github.com/citation-style-language/schema/raw/master/csl-citation.json"} </w:instrText>
      </w:r>
      <w:r>
        <w:fldChar w:fldCharType="separate"/>
      </w:r>
      <w:r w:rsidR="00B70062" w:rsidRPr="00B70062">
        <w:rPr>
          <w:rFonts w:ascii="Calibri" w:hAnsi="Calibri" w:cs="Calibri"/>
          <w:szCs w:val="24"/>
        </w:rPr>
        <w:t>[11–13]</w:t>
      </w:r>
      <w:r>
        <w:fldChar w:fldCharType="end"/>
      </w:r>
      <w:r>
        <w:t xml:space="preserve">. </w:t>
      </w:r>
      <w:r w:rsidR="0067459D">
        <w:t>Another application of profiling antibody responses has been to detect antigen spread following immunotherapy</w:t>
      </w:r>
      <w:r w:rsidR="00962FCC">
        <w:fldChar w:fldCharType="begin"/>
      </w:r>
      <w:r w:rsidR="00962FCC">
        <w:instrText xml:space="preserve"> ADDIN ZOTERO_ITEM CSL_CITATION {"citationID":"dP4XEKxe","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rsidR="00962FCC">
        <w:fldChar w:fldCharType="separate"/>
      </w:r>
      <w:r w:rsidR="00962FCC" w:rsidRPr="00962FCC">
        <w:rPr>
          <w:rFonts w:ascii="Calibri" w:hAnsi="Calibri" w:cs="Calibri"/>
        </w:rPr>
        <w:t>[14]</w:t>
      </w:r>
      <w:r w:rsidR="00962FCC">
        <w:fldChar w:fldCharType="end"/>
      </w:r>
      <w:r w:rsidR="0067459D">
        <w:t xml:space="preserve">. </w:t>
      </w:r>
      <w:r>
        <w:t xml:space="preserve">Thus, further study of these antibody responses may have important implications for cancer diagnostics, biomarkers of response, and in guiding </w:t>
      </w:r>
      <w:r w:rsidR="00E86A0A">
        <w:t xml:space="preserve">the </w:t>
      </w:r>
      <w:r>
        <w:t xml:space="preserve">design </w:t>
      </w:r>
      <w:r w:rsidR="00E86A0A">
        <w:t xml:space="preserve">and targets </w:t>
      </w:r>
      <w:r>
        <w:t xml:space="preserve">of future therapies. </w:t>
      </w:r>
    </w:p>
    <w:p w14:paraId="48FBB87C" w14:textId="4A8F228A" w:rsidR="00920D04" w:rsidRDefault="00920D04" w:rsidP="00920D04">
      <w:pPr>
        <w:spacing w:line="480" w:lineRule="auto"/>
        <w:ind w:firstLine="720"/>
      </w:pPr>
      <w:r>
        <w:t>In the case of prostate cancer, several groups have developed methods to evaluate serum antibody responses</w:t>
      </w:r>
      <w:r>
        <w:fldChar w:fldCharType="begin"/>
      </w:r>
      <w:r w:rsidR="00962FCC">
        <w:instrText xml:space="preserve"> ADDIN ZOTERO_ITEM CSL_CITATION {"citationID":"PX6P5x34","properties":{"formattedCitation":"[7,15,16]","plainCitation":"[7,15,16]","noteIndex":0},"citationItems":[{"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962FCC" w:rsidRPr="00962FCC">
        <w:rPr>
          <w:rFonts w:ascii="Calibri" w:hAnsi="Calibri" w:cs="Calibri"/>
        </w:rPr>
        <w:t>[7,15,16]</w:t>
      </w:r>
      <w:r>
        <w:fldChar w:fldCharType="end"/>
      </w:r>
      <w:r>
        <w:t xml:space="preserve">. </w:t>
      </w:r>
      <w:proofErr w:type="spellStart"/>
      <w:r>
        <w:t>Chinnaiyan</w:t>
      </w:r>
      <w:proofErr w:type="spellEnd"/>
      <w:r>
        <w:t xml:space="preserve"> and colleagues used phage display to screen patient serum for responses against many candidate prostate cancer-associated peptides, identifying 22 proteins</w:t>
      </w:r>
      <w:r w:rsidR="00E86A0A">
        <w:t xml:space="preserve"> against which antibody responses</w:t>
      </w:r>
      <w:r>
        <w:t xml:space="preserve"> could distinguish prostate cancer patients and healthy individuals more reliably than </w:t>
      </w:r>
      <w:r w:rsidR="00E86A0A">
        <w:t xml:space="preserve">detection of serum </w:t>
      </w:r>
      <w:r>
        <w:t xml:space="preserve">PSA </w:t>
      </w:r>
      <w:r w:rsidR="00E86A0A">
        <w:t>protein</w:t>
      </w:r>
      <w:r>
        <w:t xml:space="preserve">. Taylor et al. and </w:t>
      </w:r>
      <w:proofErr w:type="spellStart"/>
      <w:r>
        <w:t>Ummanni</w:t>
      </w:r>
      <w:proofErr w:type="spellEnd"/>
      <w:r>
        <w:t xml:space="preserve"> et al. took similar approaches, probing prostate tumor lysates with patient serum </w:t>
      </w:r>
      <w:r w:rsidR="00CA2B6B">
        <w:t xml:space="preserve">and </w:t>
      </w:r>
      <w:r>
        <w:t xml:space="preserve">then performing mass spectrometry to identify the proteins that reacted more with cancer patient serum than control serum. Our group has also interrogated patient serum samples to discover prostate tumor-associated antibodies using ELISA </w:t>
      </w:r>
      <w:r w:rsidR="00E86A0A">
        <w:t xml:space="preserve">for known prostate cancer tumor antigens </w:t>
      </w:r>
      <w:r>
        <w:t xml:space="preserve">and the serological identification of antigens by recombinant </w:t>
      </w:r>
      <w:r>
        <w:lastRenderedPageBreak/>
        <w:t>expression (SEREX) methodology</w:t>
      </w:r>
      <w:r w:rsidR="00E86A0A">
        <w:t xml:space="preserve"> to identify antibody targets from tissue expression libraries</w:t>
      </w:r>
      <w:r>
        <w:fldChar w:fldCharType="begin"/>
      </w:r>
      <w:r w:rsidR="00143E2B">
        <w:instrText xml:space="preserve"> ADDIN ZOTERO_ITEM CSL_CITATION {"citationID":"oIi98I0t","properties":{"formattedCitation":"[17\\uc0\\u8211{}19]","plainCitation":"[17–19]","noteIndex":0},"citationItems":[{"id":1276,"uris":["http://zotero.org/users/5058535/items/8YM5GNIZ"],"uri":["http://zotero.org/users/5058535/items/8YM5GNIZ"],"itemData":{"id":1276,"type":"article-journal","abstract":"We previously demonstrated that IgG responses to a panel of 126 prostate tissue-associated antigens are common in patients with prostate cancer.  In the current report we questioned whether changes in IgG responses to this panel might be used as a measure of immune response, and potentially antigen spread, following prostate cancer-directed immune-active therapies.  Sera were obtained from prostate cancer patients prior to and three months following treatment with androgen deprivation therapy (n = 34), a poxviral vaccine (n = 31), and a DNA vaccine (n = 21).  Changes in IgG responses to individual antigens were identified by phage immunoblot.  Patterns of IgG recognition following three months of treatment were evaluated using a machine-learned Bayesian Belief Network (ML-BBN).  We found that different antigens were recognized following androgen deprivation compared with vaccine therapies.  While the number of clinical responders was low in the vaccine-treated populations, we demonstrate that ML-BBN can be used to develop potentially predictive models.","container-title":"Journal of Biomedicine and Biotechnology","DOI":"10.1155/2011/454861","ISSN":"1110-7243","journalAbbreviation":"J Biomed Biotechnol","note":"PMID: 21197272\nPMCID: PMC3010827","source":"PubMed Central","title":"IgG Responses to Tissue-Associated Antigens as Biomarkers of Immunological Treatment Efficacy","URL":"https://www.ncbi.nlm.nih.gov/pmc/articles/PMC3010827/","volume":"2011","author":[{"family":"Smith","given":"Heath A."},{"family":"Maricque","given":"Brett B."},{"family":"Eberhardt","given":"John"},{"family":"Petersen","given":"Benjamin"},{"family":"Gulley","given":"James L."},{"family":"Schlom","given":"Jeffrey"},{"family":"McNeel","given":"Douglas G."}],"accessed":{"date-parts":[["2020",6,8]]},"issued":{"date-parts":[["2011"]]}}},{"id":112,"uris":["http://zotero.org/users/5058535/items/U3D8Q34G"],"uri":["http://zotero.org/users/5058535/items/U3D8Q34G"],"itemData":{"id":112,"type":"article-journal","abstract":"Prostate cancer is a significant cause of morbidity and mortality among men worldwide. The cornerstone treatment for metastatic prostate cancer is androgen deprivation, which has known effects on prostate tissue apoptosis and thymic regrowth. These findings, together with interest in developing immune-based treatments for prostate cancer, lead us to question whether androgen deprivation causes changes in the adaptive immune responses of prostate cancer patients, and whether the timing of changes has implications for the sequencing of immunotherapies in combination with androgen deprivation. Peripheral blood mononuclear cells were obtained from patients before beginning androgen deprivation therapy (ADT) and at several time points thereafter. These cells were analyzed for the frequency of specific lymphocyte populations and their response to stimulation. The development of prostate antigen-specific immune responses was assessed using SEREX (serological identification of antigens by recombinant expression). Patients developed expansion of the naive T-cell compartment persisting over the course of androgen deprivation, together with an increase in effector-cell response to stimulation, and the generation of prostate tissue-associated IgG antibody responses, implying a potential benefit to the use of ADT in combination with prostate cancer-directed immunotherapies. The optimal timing and sequence of androgen deprivation with immune-based therapies awaits future experimental evaluation.","container-title":"Human Immunology","DOI":"10.1016/j.humimm.2010.02.007","ISSN":"0198-8859","issue":"5","journalAbbreviation":"Human Immunology","page":"496-504","source":"ScienceDirect","title":"Prostate cancer patients on androgen deprivation therapy develop persistent changes in adaptive immune responses","volume":"71","author":[{"family":"Morse","given":"Matthew D."},{"family":"McNeel","given":"Douglas G."}],"issued":{"date-parts":[["2010",5,1]]}}},{"id":1262,"uris":["http://zotero.org/users/5058535/items/CLYYQFP3"],"uri":["http://zotero.org/users/5058535/items/CLYYQFP3"],"itemData":{"id":1262,"type":"article-journal","abstract":"Antigen-specific vaccines are one of several molecularly targeted approaches under investigation as possible treatments for prostate cancer. Important to the development of vaccines is the identification of appropriate target antigens. We hypothesized that antigens of the prostate might be identified in patients with the chronic prostatitis/pelvic pain syndrome, a syndrome for which an autoimmune pathology has been proposed. Such antigens might represent naturally recognized target antigens of the prostate that could be investigated in the future as prostate tumor antigens. In this report, we used SEREX to identify proteins expressed in a prostate cDNA expression library recognized by IgG from the sera of patients with chronic prostatitis. Candidate proteins were evaluated using a panel of sera from 62 subjects with symptomatic prostatitis and 71 control male blood donors. We identified one protein that was recognized primarily in sera from subjects with prostatitis compared with controls. MAD-PRO-34, a nucleolar autoantigen, was recognized in 6/62 subjects and 0/71 controls (p = 0.00897). This protein had previously been identified as an autoantigen in patients with prostate cancer. In addition, the NY-CO-7 protein was recognized in 9/62 subjects and 3/71 controls (p = 0.0654). Two subjects had IgG specific for both the MAD-PRO-34 and NY-CO-7 gene products. Our results demonstrate that some patients with the chronic prostatitis/pelvic pain syndrome have autoantibodies to specific proteins. Proteins identified, and MAD-PRO-34 in particular, could be further investigated as potential prostate tumor antigens.","container-title":"Journal of Clinical Immunology","DOI":"10.1023/B:JOCI.0000040920.96065.5a","ISSN":"1573-2592","issue":"5","journalAbbreviation":"J Clin Immunol","language":"en","page":"492-502","source":"Springer Link","title":"Identification of Antigen-Specific IgG in Sera from Patients with Chronic Prostatitis","volume":"24","author":[{"family":"Dunphy","given":"Edward J."},{"family":"Eickhoff","given":"Jens C."},{"family":"Muller","given":"Charles H."},{"family":"Berger","given":"Richard E."},{"family":"McNeel","given":"Douglas G."}],"issued":{"date-parts":[["2004",9,1]]}}}],"schema":"https://github.com/citation-style-language/schema/raw/master/csl-citation.json"} </w:instrText>
      </w:r>
      <w:r>
        <w:fldChar w:fldCharType="separate"/>
      </w:r>
      <w:r w:rsidR="00143E2B" w:rsidRPr="00143E2B">
        <w:rPr>
          <w:rFonts w:ascii="Calibri" w:hAnsi="Calibri" w:cs="Calibri"/>
          <w:szCs w:val="24"/>
        </w:rPr>
        <w:t>[17–19]</w:t>
      </w:r>
      <w:r>
        <w:fldChar w:fldCharType="end"/>
      </w:r>
      <w:r>
        <w:t>. These p</w:t>
      </w:r>
      <w:r w:rsidRPr="00624115">
        <w:t>revious studies of antibodies in prostate cancer patients focus</w:t>
      </w:r>
      <w:r>
        <w:t>ed</w:t>
      </w:r>
      <w:r w:rsidRPr="00624115">
        <w:t xml:space="preserve"> </w:t>
      </w:r>
      <w:r>
        <w:t xml:space="preserve">primarily </w:t>
      </w:r>
      <w:r w:rsidRPr="00624115">
        <w:t xml:space="preserve">on </w:t>
      </w:r>
      <w:r>
        <w:t xml:space="preserve">diagnostic applications </w:t>
      </w:r>
      <w:r w:rsidRPr="00624115">
        <w:t xml:space="preserve">or on changes </w:t>
      </w:r>
      <w:r>
        <w:t xml:space="preserve">in responses. This approach has resulted in the discovery of small panels of shared antigens that may be useful for monitoring development of disease or response to treatment. However, to date, no studies have performed a more complete profile of the repertoires of </w:t>
      </w:r>
      <w:r w:rsidRPr="00624115">
        <w:t>prostate-cancer associated antibodies in individual</w:t>
      </w:r>
      <w:r>
        <w:t>s</w:t>
      </w:r>
      <w:r w:rsidRPr="00624115">
        <w:t xml:space="preserve">. </w:t>
      </w:r>
      <w:r>
        <w:t>In addition, d</w:t>
      </w:r>
      <w:r w:rsidRPr="00624115">
        <w:t xml:space="preserve">ata on whether the quantity or composition of antibody responses differ between </w:t>
      </w:r>
      <w:r>
        <w:t xml:space="preserve">patients with different disease severity are lacking. </w:t>
      </w:r>
    </w:p>
    <w:p w14:paraId="6305C1B2" w14:textId="77777777" w:rsidR="007E2C53" w:rsidRDefault="00920D04" w:rsidP="00920D04">
      <w:pPr>
        <w:spacing w:line="480" w:lineRule="auto"/>
        <w:ind w:firstLine="264"/>
      </w:pPr>
      <w:r>
        <w:t xml:space="preserve"> Early studies were able to characterize antibody responses to small numbers of antigens, but advancements such as phage display and now microarray-based platforms have made it possible to develop more thorough profiles of antibodies in cancer patients. </w:t>
      </w:r>
      <w:r w:rsidRPr="00587FAE">
        <w:t xml:space="preserve">We sought to develop a microarray </w:t>
      </w:r>
      <w:r>
        <w:t xml:space="preserve">capable of detecting serum IgG responses against peptides </w:t>
      </w:r>
      <w:r w:rsidRPr="00587FAE">
        <w:t>using gene</w:t>
      </w:r>
      <w:r>
        <w:t xml:space="preserve"> </w:t>
      </w:r>
      <w:r w:rsidRPr="00587FAE">
        <w:t>products from genes highly expressed in prostate cancer</w:t>
      </w:r>
      <w:r>
        <w:t xml:space="preserve"> and predicted products of open reading frames (ORFs) from</w:t>
      </w:r>
      <w:r w:rsidR="00CA2B6B">
        <w:t xml:space="preserve"> prostate cancer-associated</w:t>
      </w:r>
      <w:r>
        <w:t xml:space="preserve"> </w:t>
      </w:r>
      <w:proofErr w:type="spellStart"/>
      <w:r>
        <w:t>lncRNAs</w:t>
      </w:r>
      <w:proofErr w:type="spellEnd"/>
      <w:r>
        <w:t>.</w:t>
      </w:r>
      <w:r w:rsidRPr="00587FAE">
        <w:t xml:space="preserve"> Our goal was </w:t>
      </w:r>
      <w:r>
        <w:t xml:space="preserve">to </w:t>
      </w:r>
      <w:r w:rsidRPr="00587FAE">
        <w:t xml:space="preserve">evaluate the number and character of </w:t>
      </w:r>
      <w:r>
        <w:t xml:space="preserve">proteins </w:t>
      </w:r>
      <w:r w:rsidRPr="00587FAE">
        <w:t xml:space="preserve">recognized by individuals with </w:t>
      </w:r>
      <w:r>
        <w:t xml:space="preserve">different clinical stages of </w:t>
      </w:r>
      <w:r w:rsidRPr="00587FAE">
        <w:t xml:space="preserve">disease, and whether a peptide microarray could be used to detect changes in antibody profiles following cancer treatment. </w:t>
      </w:r>
    </w:p>
    <w:p w14:paraId="400DBA33" w14:textId="34F62C14" w:rsidR="00920D04" w:rsidRPr="00F45EF5" w:rsidRDefault="00920D04" w:rsidP="00920D04">
      <w:pPr>
        <w:spacing w:line="480" w:lineRule="auto"/>
        <w:ind w:firstLine="264"/>
      </w:pPr>
      <w:r w:rsidRPr="00587FAE">
        <w:t xml:space="preserve"> </w:t>
      </w:r>
      <w:r>
        <w:t xml:space="preserve">Here, we describe the use of the largest reported prostate cancer-specific peptide microarray. </w:t>
      </w:r>
      <w:r w:rsidRPr="0029379B">
        <w:t xml:space="preserve">We </w:t>
      </w:r>
      <w:r>
        <w:t xml:space="preserve">demonstrate </w:t>
      </w:r>
      <w:r w:rsidRPr="0029379B">
        <w:t>that the composition of antibody responses does change with stage</w:t>
      </w:r>
      <w:r w:rsidR="0087211D">
        <w:t>,</w:t>
      </w:r>
      <w:r w:rsidR="00E63CE5">
        <w:t xml:space="preserve"> </w:t>
      </w:r>
      <w:r w:rsidR="0087211D">
        <w:t>with the largest differences evident between patients with castration-resistant disease and castration-sensitive disease</w:t>
      </w:r>
      <w:r w:rsidRPr="0029379B">
        <w:t xml:space="preserve">, but </w:t>
      </w:r>
      <w:r w:rsidR="007C3AB7">
        <w:t xml:space="preserve">the </w:t>
      </w:r>
      <w:r>
        <w:t>overall number of proteins recognized by antibodies</w:t>
      </w:r>
      <w:r>
        <w:rPr>
          <w:rStyle w:val="CommentReference"/>
        </w:rPr>
        <w:t xml:space="preserve"> </w:t>
      </w:r>
      <w:r>
        <w:t>do</w:t>
      </w:r>
      <w:r w:rsidRPr="0029379B">
        <w:t>es not</w:t>
      </w:r>
      <w:r w:rsidR="00334248">
        <w:t xml:space="preserve"> change with stage</w:t>
      </w:r>
      <w:r>
        <w:t xml:space="preserve">. </w:t>
      </w:r>
      <w:r w:rsidRPr="0029379B">
        <w:t xml:space="preserve">We </w:t>
      </w:r>
      <w:r>
        <w:t xml:space="preserve">provide a detailed examination of the </w:t>
      </w:r>
      <w:r w:rsidRPr="0029379B">
        <w:t>types of proteins that are recognized</w:t>
      </w:r>
      <w:r>
        <w:t xml:space="preserve"> in patients with different clinical</w:t>
      </w:r>
      <w:r w:rsidR="003C1BA0">
        <w:t xml:space="preserve"> stage</w:t>
      </w:r>
      <w:r>
        <w:t>s of prostate cancer and that have received treatment</w:t>
      </w:r>
      <w:r w:rsidRPr="0029379B">
        <w:t>.</w:t>
      </w:r>
      <w:r w:rsidR="00E63CE5">
        <w:t xml:space="preserve"> Many more proteins have increased antibody recognition following treatment with vaccination than following androgen deprivation therapy, suggesting that the microarray platform could be used to measure prostate cancer-associated antigen spread.</w:t>
      </w:r>
      <w:r>
        <w:br w:type="page"/>
      </w:r>
    </w:p>
    <w:p w14:paraId="74BBA211" w14:textId="3F4547A4" w:rsidR="00920D04" w:rsidRPr="0039376D" w:rsidRDefault="0039376D" w:rsidP="00920D04">
      <w:pPr>
        <w:spacing w:line="480" w:lineRule="auto"/>
        <w:rPr>
          <w:b/>
          <w:bCs/>
        </w:rPr>
      </w:pPr>
      <w:r>
        <w:rPr>
          <w:b/>
          <w:bCs/>
        </w:rPr>
        <w:lastRenderedPageBreak/>
        <w:t>METHODS</w:t>
      </w:r>
    </w:p>
    <w:p w14:paraId="5D45596A" w14:textId="16A52D51" w:rsidR="00920D04" w:rsidRDefault="00920D04" w:rsidP="00920D04">
      <w:pPr>
        <w:spacing w:line="480" w:lineRule="auto"/>
      </w:pPr>
    </w:p>
    <w:p w14:paraId="48841F6F" w14:textId="77777777" w:rsidR="00920D04" w:rsidRPr="00DF732B" w:rsidRDefault="00920D04" w:rsidP="00920D04">
      <w:pPr>
        <w:spacing w:line="480" w:lineRule="auto"/>
        <w:rPr>
          <w:b/>
          <w:bCs/>
        </w:rPr>
      </w:pPr>
      <w:r w:rsidRPr="00DF732B">
        <w:rPr>
          <w:b/>
          <w:bCs/>
        </w:rPr>
        <w:t>Patient Populations</w:t>
      </w:r>
    </w:p>
    <w:p w14:paraId="0FB6BCB2" w14:textId="41EC99B4" w:rsidR="00920D04" w:rsidRPr="005C1B4A" w:rsidRDefault="00920D04" w:rsidP="00920D04">
      <w:pPr>
        <w:spacing w:line="480" w:lineRule="auto"/>
      </w:pPr>
      <w:r w:rsidRPr="005C1B4A">
        <w:t xml:space="preserve">Sera </w:t>
      </w:r>
      <w:r w:rsidRPr="00EC4CF1">
        <w:t>w</w:t>
      </w:r>
      <w:r>
        <w:t>ere</w:t>
      </w:r>
      <w:r w:rsidRPr="00EC4CF1">
        <w:t xml:space="preserve"> previously collected from male </w:t>
      </w:r>
      <w:r>
        <w:t xml:space="preserve">volunteer </w:t>
      </w:r>
      <w:r w:rsidRPr="00EC4CF1">
        <w:t xml:space="preserve">blood donors </w:t>
      </w:r>
      <w:r>
        <w:t xml:space="preserve">without cancer </w:t>
      </w:r>
      <w:r w:rsidRPr="00EC4CF1">
        <w:t>(n=1</w:t>
      </w:r>
      <w:r>
        <w:t>5, controls</w:t>
      </w:r>
      <w:r w:rsidRPr="00EC4CF1">
        <w:t xml:space="preserve">), or patients </w:t>
      </w:r>
      <w:r w:rsidRPr="00CB2E67">
        <w:t>with prostate cancer (n=</w:t>
      </w:r>
      <w:r>
        <w:t>85</w:t>
      </w:r>
      <w:r w:rsidRPr="00CB2E67">
        <w:t>)</w:t>
      </w:r>
      <w:r>
        <w:t xml:space="preserve">. Sera from patients were grouped according to stage of disease (newly diagnosed (New Dx), </w:t>
      </w:r>
      <w:r>
        <w:rPr>
          <w:noProof/>
        </w:rPr>
        <w:t>castration-sensitive non-metastatic prostate cancer (nmCSPC), castration-resistant non-metastatic prostate cancer (nmCRPC), and castration-resistant metastatic disease</w:t>
      </w:r>
      <w:r w:rsidR="006272E3">
        <w:rPr>
          <w:noProof/>
        </w:rPr>
        <w:t xml:space="preserve"> </w:t>
      </w:r>
      <w:r>
        <w:rPr>
          <w:noProof/>
        </w:rPr>
        <w:t xml:space="preserve">(mCRPC)). </w:t>
      </w:r>
      <w:r>
        <w:t xml:space="preserve">Sera were also collected serially from the individuals with </w:t>
      </w:r>
      <w:proofErr w:type="spellStart"/>
      <w:r>
        <w:t>nmCSPC</w:t>
      </w:r>
      <w:proofErr w:type="spellEnd"/>
      <w:r>
        <w:t>, who were enrolled on clinical trials in which they were treated with standard androgen deprivation therapy (ADT)</w:t>
      </w:r>
      <w:r>
        <w:fldChar w:fldCharType="begin"/>
      </w:r>
      <w:r w:rsidR="00962FCC">
        <w:instrText xml:space="preserve"> ADDIN ZOTERO_ITEM CSL_CITATION {"citationID":"lWKSJ5Gm","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or an investigational vaccine</w:t>
      </w:r>
      <w:r>
        <w:fldChar w:fldCharType="begin"/>
      </w:r>
      <w:r w:rsidR="00962FCC">
        <w:instrText xml:space="preserve"> ADDIN ZOTERO_ITEM CSL_CITATION {"citationID":"5naZsgST","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All subjects gave </w:t>
      </w:r>
      <w:r w:rsidRPr="00CB2E67">
        <w:t xml:space="preserve">IRB-approved written </w:t>
      </w:r>
      <w:r>
        <w:t xml:space="preserve">informed </w:t>
      </w:r>
      <w:r w:rsidRPr="00CB2E67">
        <w:t>consent</w:t>
      </w:r>
      <w:r>
        <w:t xml:space="preserve"> for their blood products to be used for immunological research</w:t>
      </w:r>
      <w:r w:rsidRPr="00CB2E67">
        <w:t xml:space="preserve">. </w:t>
      </w:r>
      <w:r w:rsidRPr="0026615E">
        <w:t xml:space="preserve">All samples were stored between -20° and -80°C until use for analysis.  </w:t>
      </w:r>
    </w:p>
    <w:p w14:paraId="7071A432" w14:textId="77777777" w:rsidR="00920D04" w:rsidRDefault="00920D04" w:rsidP="00920D04">
      <w:pPr>
        <w:spacing w:line="480" w:lineRule="auto"/>
      </w:pPr>
    </w:p>
    <w:p w14:paraId="52B50075" w14:textId="77777777" w:rsidR="00920D04" w:rsidRPr="00DF732B" w:rsidRDefault="00920D04" w:rsidP="00920D04">
      <w:pPr>
        <w:spacing w:line="480" w:lineRule="auto"/>
        <w:rPr>
          <w:b/>
          <w:bCs/>
        </w:rPr>
      </w:pPr>
      <w:r w:rsidRPr="00DF732B">
        <w:rPr>
          <w:b/>
          <w:bCs/>
        </w:rPr>
        <w:t>Antigen Selection</w:t>
      </w:r>
    </w:p>
    <w:p w14:paraId="04DF70BC" w14:textId="5818DAF5" w:rsidR="00920D04" w:rsidRDefault="00920D04" w:rsidP="00920D04">
      <w:pPr>
        <w:spacing w:line="480" w:lineRule="auto"/>
      </w:pPr>
      <w:r>
        <w:t>Gene products from 1451 of the most highly expressed transcripts in prostate cancer and 160 predicted open reading frames from long non-coding RNAs that are highly expressed in prostate cancer were selected for inclusion on the array ([Supplemental Table 1) [refs]. Gene products included 125 antigens previously identified as recognized by IgG from patients with prostate cancer</w:t>
      </w:r>
      <w:r w:rsidR="005B4C8D">
        <w:fldChar w:fldCharType="begin"/>
      </w:r>
      <w:r w:rsidR="00962FCC">
        <w:instrText xml:space="preserve"> ADDIN ZOTERO_ITEM CSL_CITATION {"citationID":"KRzop6oE","properties":{"formattedCitation":"[22]","plainCitation":"[22]","noteIndex":0},"citationItems":[{"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sidR="005B4C8D">
        <w:fldChar w:fldCharType="separate"/>
      </w:r>
      <w:r w:rsidR="00962FCC" w:rsidRPr="00962FCC">
        <w:rPr>
          <w:rFonts w:ascii="Calibri" w:hAnsi="Calibri" w:cs="Calibri"/>
        </w:rPr>
        <w:t>[22]</w:t>
      </w:r>
      <w:r w:rsidR="005B4C8D">
        <w:fldChar w:fldCharType="end"/>
      </w:r>
      <w:r>
        <w:t xml:space="preserve">. </w:t>
      </w:r>
    </w:p>
    <w:p w14:paraId="0AF482D0" w14:textId="77777777" w:rsidR="00920D04" w:rsidRDefault="00920D04" w:rsidP="00920D04">
      <w:pPr>
        <w:spacing w:line="480" w:lineRule="auto"/>
      </w:pPr>
    </w:p>
    <w:p w14:paraId="614B26F9" w14:textId="77777777" w:rsidR="00920D04" w:rsidRPr="00DF732B" w:rsidRDefault="00920D04" w:rsidP="00920D04">
      <w:pPr>
        <w:spacing w:line="480" w:lineRule="auto"/>
        <w:rPr>
          <w:b/>
          <w:bCs/>
        </w:rPr>
      </w:pPr>
      <w:r w:rsidRPr="00DF732B">
        <w:rPr>
          <w:b/>
          <w:bCs/>
        </w:rPr>
        <w:t>Peptide Array Synthesis and Antibody Screening</w:t>
      </w:r>
    </w:p>
    <w:p w14:paraId="1B230E41" w14:textId="07BF2E9A" w:rsidR="00920D04" w:rsidRDefault="00920D04" w:rsidP="00920D04">
      <w:pPr>
        <w:spacing w:line="480" w:lineRule="auto"/>
      </w:pPr>
      <w:r w:rsidRPr="00EC4CF1">
        <w:lastRenderedPageBreak/>
        <w:t xml:space="preserve">Peptide synthesis was performed as previously described, using a light-directed array synthesis in a Roche </w:t>
      </w:r>
      <w:proofErr w:type="spellStart"/>
      <w:r w:rsidRPr="00EC4CF1">
        <w:t>maskless</w:t>
      </w:r>
      <w:proofErr w:type="spellEnd"/>
      <w:r w:rsidRPr="00EC4CF1">
        <w:t xml:space="preserve"> array synthesizer</w:t>
      </w:r>
      <w:r>
        <w:t>.</w:t>
      </w:r>
      <w:r>
        <w:fldChar w:fldCharType="begin"/>
      </w:r>
      <w:r w:rsidR="00962FCC">
        <w:instrText xml:space="preserve"> ADDIN ZOTERO_ITEM CSL_CITATION {"citationID":"Uy5t838K","properties":{"formattedCitation":"[23]","plainCitation":"[23]","noteIndex":0},"citationItems":[{"id":131,"uris":["http://zotero.org/users/5058535/items/RM8D7NMG"],"uri":["http://zotero.org/users/5058535/items/RM8D7NMG"],"itemData":{"id":131,"type":"article-journal","abstract":"Zika virus (ZIKV) is implicated in fetal stillbirth, microcephaly, intracranial calcifications, and ocular anomalies following vertical transmission from infected mothers. In adults, infection may trigger autoimmune inflammatory polyneuropathy. Transmission most commonly follows the bite of infected Aedes mosquitoes but may also occur through sexual intercourse or receipt of blood products. Definitive diagnosis through detection of viral RNA is possible in serum or plasma within 10 days of disease onset, in whole blood within 3 weeks of onset, and in semen for up to 3 months. Serological diagnosis is nonetheless critical because few patients have access to molecular diagnostics during the acute phase of infection and infection may be associated with only mild or inapparent disease that does not prompt molecular testing. Serological diagnosis is confounded by cross-reactivity of immune sera with other flaviviruses endemic in the areas where ZIKV has recently emerged. Accordingly, we built a high-density microarray comprising nonredundant 12-mer peptides that tile, with one-residue overlap, the proteomes of Zika, dengue, yellow fever, West Nile, Ilheus, Oropouche, and chikungunya viruses. Serological analysis enabled discovery of a ZIKV NS2B 20-residue peptide that had high sensitivity (96.0%) and specificity (95.9%) versus natural infection with or vaccination against dengue, chikungunya, yellow fever, West Nile, tick-borne encephalitis, or Japanese encephalitis virus in a microarray assay and an enzyme-linked immunosorbent assay (ELISA) of early-convalescent-phase sera (2 to 3 weeks after onset of symptomatic infection).IMPORTANCE The emergence of Zika virus (ZIKV) as a teratogen is a profound challenge to global public health. Molecular diagnosis of infection is straightforward during the 3-week period when patients are viremic. However, serological diagnosis thereafter of historical exposure has been confounded by cross-reactivity. Using high-density peptide arrays that tile the proteomes of a selection of flaviviruses to identify a ZIKV-specific peptide, we established two assays that enable sensitive and specific diagnosis of exposure to ZIKV. These assays may be useful in guiding clinical management of mothers at risk for potential exposure to ZIKV and enable insights into the epidemiology of ZIKV infections.","container-title":"mBio","DOI":"10.1128/mBio.00095-18","ISSN":"2150-7511","issue":"2","journalAbbreviation":"MBio","language":"eng","note":"PMID: 29511073\nPMCID: PMC5844993","source":"PubMed","title":"Diagnosis of Zika Virus Infection by Peptide Array and Enzyme-Linked Immunosorbent Assay","volume":"9","author":[{"family":"Mishra","given":"Nischay"},{"family":"Caciula","given":"Adrian"},{"family":"Price","given":"Adam"},{"family":"Thakkar","given":"Riddhi"},{"family":"Ng","given":"James"},{"family":"Chauhan","given":"Lokendra V."},{"family":"Jain","given":"Komal"},{"family":"Che","given":"Xiaoyu"},{"family":"Espinosa","given":"Diego A."},{"family":"Montoya Cruz","given":"Magelda"},{"family":"Balmaseda","given":"Angel"},{"family":"Sullivan","given":"Eric H."},{"family":"Patel","given":"Jigar J."},{"family":"Jarman","given":"Richard G."},{"family":"Rakeman","given":"Jennifer L."},{"family":"Egan","given":"Christina T."},{"family":"Reusken","given":"Chantal B. E. M."},{"family":"Koopmans","given":"Marion P. G."},{"family":"Harris","given":"Eva"},{"family":"Tokarz","given":"Rafal"},{"family":"Briese","given":"Thomas"},{"family":"Lipkin","given":"W. Ian"}],"issued":{"date-parts":[["2018",3,6]]}}}],"schema":"https://github.com/citation-style-language/schema/raw/master/csl-citation.json"} </w:instrText>
      </w:r>
      <w:r>
        <w:fldChar w:fldCharType="separate"/>
      </w:r>
      <w:r w:rsidR="00962FCC" w:rsidRPr="00962FCC">
        <w:rPr>
          <w:rFonts w:ascii="Calibri" w:hAnsi="Calibri" w:cs="Calibri"/>
        </w:rPr>
        <w:t>[23]</w:t>
      </w:r>
      <w:r>
        <w:fldChar w:fldCharType="end"/>
      </w:r>
      <w:r w:rsidRPr="00EC4CF1">
        <w:t xml:space="preserve"> </w:t>
      </w:r>
      <w:r w:rsidRPr="00D03D16">
        <w:t>Cycles of amino acid coupling were repeated until 16-mer peptides were synthesized on arrays containing 12 replicates of 177,604 peptides per subarray. Sera were diluted 1:100 with binding buffer (0.1M Tris, 1% alkali-soluble casein, 0.05% Tween-20), incubated overnight at 4</w:t>
      </w:r>
      <w:r w:rsidRPr="0026615E">
        <w:t>°C, and washed. IgG was detected using an Alexa Fluor 647</w:t>
      </w:r>
      <w:r w:rsidRPr="00EC4CF1">
        <w:t xml:space="preserve">-labeled anti-human IgG secondary antibody (Jackson </w:t>
      </w:r>
      <w:proofErr w:type="spellStart"/>
      <w:r w:rsidRPr="00EC4CF1">
        <w:t>ImmunoResearch</w:t>
      </w:r>
      <w:proofErr w:type="spellEnd"/>
      <w:r w:rsidRPr="00EC4CF1">
        <w:t xml:space="preserve"> Labs). After </w:t>
      </w:r>
      <w:r>
        <w:t>final washing, arrays were dried and read using a Roche MS 200 microarray scanner, and signals were extracted using Roche internally developed software. Fluorescent signals were converted into arbitrary units (AU) with intensity plots ranging from 0 to 65,000 AU. All samples were evaluated in triplicate on separate arrays. Samples were considered positive for an antibody response at a given probe if the signal crossed 2</w:t>
      </w:r>
      <w:r>
        <w:rPr>
          <w:vertAlign w:val="superscript"/>
        </w:rPr>
        <w:t>12</w:t>
      </w:r>
      <w:r>
        <w:t xml:space="preserve"> fluorescence units, with a sliding scale p value less than 0.05 in at least two of three technical replicates</w:t>
      </w:r>
      <w:r>
        <w:fldChar w:fldCharType="begin"/>
      </w:r>
      <w:r w:rsidR="00962FCC">
        <w:instrText xml:space="preserve"> ADDIN ZOTERO_ITEM CSL_CITATION {"citationID":"zaheE7S7","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A binding buffer only control was also run to confirm the absence of signal above the 2</w:t>
      </w:r>
      <w:r>
        <w:rPr>
          <w:vertAlign w:val="superscript"/>
        </w:rPr>
        <w:t>12</w:t>
      </w:r>
      <w:r>
        <w:t xml:space="preserve"> </w:t>
      </w:r>
      <w:proofErr w:type="gramStart"/>
      <w:r>
        <w:t>threshold</w:t>
      </w:r>
      <w:proofErr w:type="gramEnd"/>
      <w:r>
        <w:t xml:space="preserve">.  </w:t>
      </w:r>
      <w:ins w:id="0" w:author="MICHAEL A NEWTON" w:date="2020-06-25T09:19:00Z">
        <w:r w:rsidR="00491E66">
          <w:t>**something about data produced via Roche protocol/normalization/</w:t>
        </w:r>
      </w:ins>
      <w:ins w:id="1" w:author="MICHAEL A NEWTON" w:date="2020-06-25T09:21:00Z">
        <w:r w:rsidR="00491E66">
          <w:t>binary calls vs quantitative scores**</w:t>
        </w:r>
      </w:ins>
    </w:p>
    <w:p w14:paraId="1728003B" w14:textId="2C9EBEE1" w:rsidR="00477BE7" w:rsidRDefault="00491E66" w:rsidP="00920D04">
      <w:pPr>
        <w:spacing w:line="480" w:lineRule="auto"/>
        <w:rPr>
          <w:ins w:id="2" w:author="MICHAEL A NEWTON" w:date="2020-06-25T10:27:00Z"/>
          <w:b/>
          <w:bCs/>
        </w:rPr>
      </w:pPr>
      <w:ins w:id="3" w:author="MICHAEL A NEWTON" w:date="2020-06-25T09:19:00Z">
        <w:r w:rsidRPr="00491E66">
          <w:rPr>
            <w:b/>
            <w:bCs/>
            <w:rPrChange w:id="4" w:author="MICHAEL A NEWTON" w:date="2020-06-25T09:19:00Z">
              <w:rPr/>
            </w:rPrChange>
          </w:rPr>
          <w:t>Data Analysis</w:t>
        </w:r>
      </w:ins>
    </w:p>
    <w:p w14:paraId="12CD3E9A" w14:textId="15591935" w:rsidR="0008476C" w:rsidRDefault="00F8718D" w:rsidP="0008476C">
      <w:pPr>
        <w:rPr>
          <w:ins w:id="5" w:author="MICHAEL A NEWTON" w:date="2020-06-25T10:55:00Z"/>
        </w:rPr>
      </w:pPr>
      <w:ins w:id="6" w:author="MICHAEL A NEWTON" w:date="2020-06-25T10:27:00Z">
        <w:r>
          <w:t>Data analys</w:t>
        </w:r>
        <w:r>
          <w:t>e</w:t>
        </w:r>
        <w:r>
          <w:t>s w</w:t>
        </w:r>
        <w:r>
          <w:t xml:space="preserve">ere </w:t>
        </w:r>
        <w:r>
          <w:t>performed in R version 3.6.2</w:t>
        </w:r>
        <w:r>
          <w:t xml:space="preserve"> </w:t>
        </w:r>
        <w:r>
          <w:fldChar w:fldCharType="begin"/>
        </w:r>
        <w:r>
          <w:instrText xml:space="preserve"> ADDIN ZOTERO_ITEM CSL_CITATION {"citationID":"3ZnpPoH5","properties":{"formattedCitation":"[28]","plainCitation":"[28]","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instrText>
        </w:r>
        <w:r>
          <w:fldChar w:fldCharType="separate"/>
        </w:r>
        <w:r w:rsidRPr="00962FCC">
          <w:rPr>
            <w:rFonts w:ascii="Calibri" w:hAnsi="Calibri" w:cs="Calibri"/>
          </w:rPr>
          <w:t>[28]</w:t>
        </w:r>
        <w:r>
          <w:fldChar w:fldCharType="end"/>
        </w:r>
        <w:r>
          <w:t xml:space="preserve"> </w:t>
        </w:r>
      </w:ins>
      <w:ins w:id="7" w:author="MICHAEL A NEWTON" w:date="2020-06-25T10:28:00Z">
        <w:r>
          <w:t>and RStudio [</w:t>
        </w:r>
      </w:ins>
      <w:ins w:id="8" w:author="MICHAEL A NEWTON" w:date="2020-06-25T12:39:00Z">
        <w:r w:rsidR="00DD5F31">
          <w:t>RStudio Team, 2020</w:t>
        </w:r>
      </w:ins>
      <w:ins w:id="9" w:author="MICHAEL A NEWTON" w:date="2020-06-25T10:28:00Z">
        <w:r>
          <w:t xml:space="preserve">] using </w:t>
        </w:r>
      </w:ins>
      <w:ins w:id="10" w:author="MICHAEL A NEWTON" w:date="2020-06-25T10:29:00Z">
        <w:r>
          <w:t>many extension packages</w:t>
        </w:r>
      </w:ins>
      <w:ins w:id="11" w:author="MICHAEL A NEWTON" w:date="2020-06-25T10:51:00Z">
        <w:r w:rsidR="0008476C">
          <w:t xml:space="preserve"> and visualization tools</w:t>
        </w:r>
      </w:ins>
      <w:ins w:id="12" w:author="MICHAEL A NEWTON" w:date="2020-06-25T10:29:00Z">
        <w:r>
          <w:t xml:space="preserve"> available in these systems as well as custom scripts.  </w:t>
        </w:r>
      </w:ins>
      <w:ins w:id="13" w:author="MICHAEL A NEWTON" w:date="2020-06-25T10:30:00Z">
        <w:r>
          <w:t xml:space="preserve"> </w:t>
        </w:r>
      </w:ins>
      <w:ins w:id="14" w:author="MICHAEL A NEWTON" w:date="2020-06-25T12:11:00Z">
        <w:r w:rsidR="002D4512">
          <w:t xml:space="preserve">To support </w:t>
        </w:r>
      </w:ins>
      <w:ins w:id="15" w:author="MICHAEL A NEWTON" w:date="2020-06-25T10:30:00Z">
        <w:r>
          <w:t>reproducibility</w:t>
        </w:r>
      </w:ins>
      <w:ins w:id="16" w:author="MICHAEL A NEWTON" w:date="2020-06-25T12:41:00Z">
        <w:r w:rsidR="00DD5F31">
          <w:t>,</w:t>
        </w:r>
      </w:ins>
      <w:ins w:id="17" w:author="MICHAEL A NEWTON" w:date="2020-06-25T10:30:00Z">
        <w:r>
          <w:t xml:space="preserve"> we supply </w:t>
        </w:r>
      </w:ins>
      <w:ins w:id="18" w:author="MICHAEL A NEWTON" w:date="2020-06-25T10:31:00Z">
        <w:r>
          <w:t xml:space="preserve">workflow details in a R markdown document </w:t>
        </w:r>
      </w:ins>
      <w:ins w:id="19" w:author="MICHAEL A NEWTON" w:date="2020-06-25T10:32:00Z">
        <w:r>
          <w:t>and the rendered Statistical Supplement</w:t>
        </w:r>
      </w:ins>
      <w:ins w:id="20" w:author="MICHAEL A NEWTON" w:date="2020-06-25T10:33:00Z">
        <w:r>
          <w:t>.</w:t>
        </w:r>
      </w:ins>
      <w:ins w:id="21" w:author="MICHAEL A NEWTON" w:date="2020-06-25T10:53:00Z">
        <w:r w:rsidR="0008476C">
          <w:t xml:space="preserve"> </w:t>
        </w:r>
      </w:ins>
      <w:ins w:id="22" w:author="MICHAEL A NEWTON" w:date="2020-06-25T12:12:00Z">
        <w:r w:rsidR="002D4512">
          <w:t xml:space="preserve"> </w:t>
        </w:r>
      </w:ins>
      <w:ins w:id="23" w:author="MICHAEL A NEWTON" w:date="2020-06-25T12:11:00Z">
        <w:r w:rsidR="002D4512">
          <w:t xml:space="preserve">Here is a link to the (currently </w:t>
        </w:r>
      </w:ins>
      <w:ins w:id="24" w:author="MICHAEL A NEWTON" w:date="2020-06-25T12:12:00Z">
        <w:r w:rsidR="002D4512">
          <w:t xml:space="preserve">private) </w:t>
        </w:r>
      </w:ins>
      <w:proofErr w:type="spellStart"/>
      <w:ins w:id="25" w:author="MICHAEL A NEWTON" w:date="2020-06-25T10:53:00Z">
        <w:r w:rsidR="0008476C">
          <w:t>github</w:t>
        </w:r>
        <w:proofErr w:type="spellEnd"/>
        <w:r w:rsidR="0008476C">
          <w:t xml:space="preserve"> repository</w:t>
        </w:r>
      </w:ins>
      <w:ins w:id="26" w:author="MICHAEL A NEWTON" w:date="2020-06-25T12:12:00Z">
        <w:r w:rsidR="002D4512">
          <w:t xml:space="preserve"> (better</w:t>
        </w:r>
      </w:ins>
      <w:ins w:id="27" w:author="MICHAEL A NEWTON" w:date="2020-06-25T10:53:00Z">
        <w:r w:rsidR="0008476C">
          <w:t xml:space="preserve"> in the acknowledgeme</w:t>
        </w:r>
      </w:ins>
      <w:ins w:id="28" w:author="MICHAEL A NEWTON" w:date="2020-06-25T10:54:00Z">
        <w:r w:rsidR="0008476C">
          <w:t>nts</w:t>
        </w:r>
      </w:ins>
      <w:ins w:id="29" w:author="MICHAEL A NEWTON" w:date="2020-06-25T12:12:00Z">
        <w:r w:rsidR="002D4512">
          <w:t>)</w:t>
        </w:r>
      </w:ins>
      <w:ins w:id="30" w:author="MICHAEL A NEWTON" w:date="2020-06-25T10:54:00Z">
        <w:r w:rsidR="0008476C">
          <w:t xml:space="preserve">: </w:t>
        </w:r>
      </w:ins>
    </w:p>
    <w:p w14:paraId="697D349C" w14:textId="2275832A" w:rsidR="0008476C" w:rsidRDefault="0008476C" w:rsidP="00561560">
      <w:pPr>
        <w:rPr>
          <w:ins w:id="31" w:author="MICHAEL A NEWTON" w:date="2020-06-25T10:55:00Z"/>
        </w:rPr>
      </w:pPr>
      <w:ins w:id="32" w:author="MICHAEL A NEWTON" w:date="2020-06-25T10:55:00Z">
        <w:r>
          <w:fldChar w:fldCharType="begin"/>
        </w:r>
        <w:r>
          <w:instrText xml:space="preserve"> HYPERLINK "</w:instrText>
        </w:r>
        <w:r w:rsidRPr="0008476C">
          <w:rPr>
            <w:rPrChange w:id="33" w:author="MICHAEL A NEWTON" w:date="2020-06-25T10:55:00Z">
              <w:rPr>
                <w:rStyle w:val="Hyperlink"/>
              </w:rPr>
            </w:rPrChange>
          </w:rPr>
          <w:instrText>https://github.com/wiscstatman/immunostat/tree/master/potluri/Project1</w:instrText>
        </w:r>
        <w:r>
          <w:instrText xml:space="preserve">" </w:instrText>
        </w:r>
        <w:r>
          <w:fldChar w:fldCharType="separate"/>
        </w:r>
        <w:r w:rsidRPr="0008476C">
          <w:rPr>
            <w:rStyle w:val="Hyperlink"/>
          </w:rPr>
          <w:t>https://github.com/wiscstatman/immunostat/tree/master/potluri/Project1</w:t>
        </w:r>
        <w:r>
          <w:fldChar w:fldCharType="end"/>
        </w:r>
        <w:r>
          <w:t xml:space="preserve">   </w:t>
        </w:r>
      </w:ins>
    </w:p>
    <w:p w14:paraId="00018E9D" w14:textId="77777777" w:rsidR="00561560" w:rsidRPr="00F8718D" w:rsidRDefault="00561560" w:rsidP="00561560">
      <w:pPr>
        <w:rPr>
          <w:ins w:id="34" w:author="MICHAEL A NEWTON" w:date="2020-06-25T09:55:00Z"/>
          <w:rPrChange w:id="35" w:author="MICHAEL A NEWTON" w:date="2020-06-25T10:33:00Z">
            <w:rPr>
              <w:ins w:id="36" w:author="MICHAEL A NEWTON" w:date="2020-06-25T09:55:00Z"/>
              <w:b/>
              <w:bCs/>
            </w:rPr>
          </w:rPrChange>
        </w:rPr>
        <w:pPrChange w:id="37" w:author="MICHAEL A NEWTON" w:date="2020-06-25T10:55:00Z">
          <w:pPr>
            <w:spacing w:line="480" w:lineRule="auto"/>
          </w:pPr>
        </w:pPrChange>
      </w:pPr>
    </w:p>
    <w:p w14:paraId="54DC7134" w14:textId="72151903" w:rsidR="00491E66" w:rsidRPr="00477BE7" w:rsidRDefault="002D4512" w:rsidP="00920D04">
      <w:pPr>
        <w:spacing w:line="480" w:lineRule="auto"/>
        <w:rPr>
          <w:ins w:id="38" w:author="MICHAEL A NEWTON" w:date="2020-06-25T09:22:00Z"/>
          <w:b/>
          <w:bCs/>
          <w:rPrChange w:id="39" w:author="MICHAEL A NEWTON" w:date="2020-06-25T09:55:00Z">
            <w:rPr>
              <w:ins w:id="40" w:author="MICHAEL A NEWTON" w:date="2020-06-25T09:22:00Z"/>
            </w:rPr>
          </w:rPrChange>
        </w:rPr>
      </w:pPr>
      <w:ins w:id="41" w:author="MICHAEL A NEWTON" w:date="2020-06-25T12:12:00Z">
        <w:r>
          <w:rPr>
            <w:i/>
            <w:iCs/>
          </w:rPr>
          <w:t xml:space="preserve">Array </w:t>
        </w:r>
      </w:ins>
      <w:ins w:id="42" w:author="MICHAEL A NEWTON" w:date="2020-06-25T09:22:00Z">
        <w:r w:rsidR="00491E66" w:rsidRPr="00F8718D">
          <w:rPr>
            <w:i/>
            <w:iCs/>
            <w:rPrChange w:id="43" w:author="MICHAEL A NEWTON" w:date="2020-06-25T10:29:00Z">
              <w:rPr/>
            </w:rPrChange>
          </w:rPr>
          <w:t>Reproducibility</w:t>
        </w:r>
      </w:ins>
      <w:ins w:id="44" w:author="MICHAEL A NEWTON" w:date="2020-06-25T09:47:00Z">
        <w:r w:rsidR="00824349" w:rsidRPr="00F8718D">
          <w:rPr>
            <w:i/>
            <w:iCs/>
            <w:rPrChange w:id="45" w:author="MICHAEL A NEWTON" w:date="2020-06-25T10:29:00Z">
              <w:rPr/>
            </w:rPrChange>
          </w:rPr>
          <w:t>:</w:t>
        </w:r>
        <w:r w:rsidR="00824349">
          <w:t xml:space="preserve"> </w:t>
        </w:r>
      </w:ins>
      <w:moveToRangeStart w:id="46" w:author="MICHAEL A NEWTON" w:date="2020-06-25T09:47:00Z" w:name="move43970845"/>
      <w:moveTo w:id="47" w:author="MICHAEL A NEWTON" w:date="2020-06-25T09:47:00Z">
        <w:r w:rsidR="00824349">
          <w:t>Pearson correlation coefficients were calculated for each pair of observations of fluorescence data, creating a 345 x 345 matrix. The Fisher transformation was then applied before averaging coefficients together to assess reproducibility of the array.</w:t>
        </w:r>
      </w:moveTo>
      <w:moveToRangeEnd w:id="46"/>
      <w:ins w:id="48" w:author="MICHAEL A NEWTON" w:date="2020-06-25T09:47:00Z">
        <w:r w:rsidR="00824349">
          <w:t xml:space="preserve">  </w:t>
        </w:r>
      </w:ins>
      <w:ins w:id="49" w:author="MICHAEL A NEWTON" w:date="2020-06-25T10:15:00Z">
        <w:r w:rsidR="00901C6D">
          <w:t>In a complementary analysis</w:t>
        </w:r>
      </w:ins>
      <w:ins w:id="50" w:author="MICHAEL A NEWTON" w:date="2020-06-25T10:19:00Z">
        <w:r w:rsidR="00901C6D">
          <w:t xml:space="preserve"> </w:t>
        </w:r>
        <w:r w:rsidR="00901C6D">
          <w:t>[</w:t>
        </w:r>
      </w:ins>
      <w:ins w:id="51" w:author="MICHAEL A NEWTON" w:date="2020-06-25T10:33:00Z">
        <w:r w:rsidR="00F8718D">
          <w:t xml:space="preserve">Statistical </w:t>
        </w:r>
      </w:ins>
      <w:ins w:id="52" w:author="MICHAEL A NEWTON" w:date="2020-06-25T10:19:00Z">
        <w:r w:rsidR="00901C6D">
          <w:t>Supplement, Section 2.3]</w:t>
        </w:r>
      </w:ins>
      <w:ins w:id="53" w:author="MICHAEL A NEWTON" w:date="2020-06-25T10:15:00Z">
        <w:r w:rsidR="00901C6D">
          <w:t>, we fit peptide-specific mixed-effects linear model</w:t>
        </w:r>
      </w:ins>
      <w:ins w:id="54" w:author="MICHAEL A NEWTON" w:date="2020-06-25T10:16:00Z">
        <w:r w:rsidR="00901C6D">
          <w:t xml:space="preserve"> to measure the relative size of technical variation to biological variation in this system</w:t>
        </w:r>
      </w:ins>
      <w:ins w:id="55" w:author="MICHAEL A NEWTON" w:date="2020-06-25T10:19:00Z">
        <w:r w:rsidR="00901C6D">
          <w:t>. This utilized the R package l</w:t>
        </w:r>
      </w:ins>
      <w:ins w:id="56" w:author="MICHAEL A NEWTON" w:date="2020-06-25T10:20:00Z">
        <w:r w:rsidR="00901C6D">
          <w:t xml:space="preserve">me4 </w:t>
        </w:r>
        <w:r w:rsidR="00901C6D">
          <w:lastRenderedPageBreak/>
          <w:t>[</w:t>
        </w:r>
      </w:ins>
      <w:ins w:id="57" w:author="MICHAEL A NEWTON" w:date="2020-06-25T10:22:00Z">
        <w:r w:rsidR="00901C6D">
          <w:t xml:space="preserve">Bates et al. 2015] </w:t>
        </w:r>
      </w:ins>
      <w:ins w:id="58" w:author="MICHAEL A NEWTON" w:date="2020-06-25T10:24:00Z">
        <w:r w:rsidR="00901C6D">
          <w:t xml:space="preserve">on log-transformed </w:t>
        </w:r>
        <w:r w:rsidR="00F8718D">
          <w:t xml:space="preserve">fluorescence </w:t>
        </w:r>
        <w:r w:rsidR="00901C6D">
          <w:t>intensity</w:t>
        </w:r>
        <w:r w:rsidR="00F8718D">
          <w:t xml:space="preserve"> levels </w:t>
        </w:r>
      </w:ins>
      <w:ins w:id="59" w:author="MICHAEL A NEWTON" w:date="2020-06-25T10:22:00Z">
        <w:r w:rsidR="00901C6D">
          <w:t xml:space="preserve">to compute </w:t>
        </w:r>
      </w:ins>
      <w:ins w:id="60" w:author="MICHAEL A NEWTON" w:date="2020-06-25T10:23:00Z">
        <w:r w:rsidR="00901C6D">
          <w:t xml:space="preserve">variance components </w:t>
        </w:r>
      </w:ins>
      <w:ins w:id="61" w:author="MICHAEL A NEWTON" w:date="2020-06-25T10:25:00Z">
        <w:r w:rsidR="00F8718D">
          <w:t>while adjusting for possible fixed effects of disease stage.</w:t>
        </w:r>
      </w:ins>
    </w:p>
    <w:p w14:paraId="176E288F" w14:textId="0779A0FF" w:rsidR="00846087" w:rsidRDefault="00491E66" w:rsidP="00920D04">
      <w:pPr>
        <w:spacing w:line="480" w:lineRule="auto"/>
        <w:rPr>
          <w:ins w:id="62" w:author="MICHAEL A NEWTON" w:date="2020-06-25T10:37:00Z"/>
        </w:rPr>
      </w:pPr>
      <w:ins w:id="63" w:author="MICHAEL A NEWTON" w:date="2020-06-25T09:22:00Z">
        <w:r w:rsidRPr="00F8718D">
          <w:rPr>
            <w:i/>
            <w:iCs/>
            <w:rPrChange w:id="64" w:author="MICHAEL A NEWTON" w:date="2020-06-25T10:30:00Z">
              <w:rPr/>
            </w:rPrChange>
          </w:rPr>
          <w:t>Differences between clinical groups</w:t>
        </w:r>
      </w:ins>
      <w:ins w:id="65" w:author="MICHAEL A NEWTON" w:date="2020-06-25T09:47:00Z">
        <w:r w:rsidR="00824349" w:rsidRPr="00F8718D">
          <w:rPr>
            <w:i/>
            <w:iCs/>
            <w:rPrChange w:id="66" w:author="MICHAEL A NEWTON" w:date="2020-06-25T10:30:00Z">
              <w:rPr/>
            </w:rPrChange>
          </w:rPr>
          <w:t>:</w:t>
        </w:r>
        <w:r w:rsidR="00824349">
          <w:t xml:space="preserve"> </w:t>
        </w:r>
      </w:ins>
      <w:ins w:id="67" w:author="MICHAEL A NEWTON" w:date="2020-06-25T09:55:00Z">
        <w:r w:rsidR="00477BE7">
          <w:t xml:space="preserve"> </w:t>
        </w:r>
      </w:ins>
      <w:ins w:id="68" w:author="MICHAEL A NEWTON" w:date="2020-06-25T11:02:00Z">
        <w:r w:rsidR="00561560">
          <w:t>Fisher’s exact test was used to compare proportions of patients with antibody responses between groups</w:t>
        </w:r>
        <w:r w:rsidR="00561560">
          <w:t xml:space="preserve"> **Hemanth, is that </w:t>
        </w:r>
        <w:proofErr w:type="gramStart"/>
        <w:r w:rsidR="00561560">
          <w:t>right?*</w:t>
        </w:r>
        <w:proofErr w:type="gramEnd"/>
        <w:r w:rsidR="00561560">
          <w:t>*</w:t>
        </w:r>
        <w:r w:rsidR="00561560">
          <w:t xml:space="preserve">. </w:t>
        </w:r>
        <w:r w:rsidR="00561560">
          <w:t xml:space="preserve"> </w:t>
        </w:r>
      </w:ins>
      <w:ins w:id="69" w:author="MICHAEL A NEWTON" w:date="2020-06-25T09:55:00Z">
        <w:r w:rsidR="00477BE7">
          <w:t xml:space="preserve">For protein </w:t>
        </w:r>
      </w:ins>
      <w:ins w:id="70" w:author="MICHAEL A NEWTON" w:date="2020-06-25T10:24:00Z">
        <w:r w:rsidR="00901C6D">
          <w:t>re</w:t>
        </w:r>
      </w:ins>
      <w:ins w:id="71" w:author="MICHAEL A NEWTON" w:date="2020-06-25T09:55:00Z">
        <w:r w:rsidR="00477BE7">
          <w:t xml:space="preserve">cognition analysis, </w:t>
        </w:r>
      </w:ins>
      <w:ins w:id="72" w:author="MICHAEL A NEWTON" w:date="2020-06-25T09:47:00Z">
        <w:r w:rsidR="00824349">
          <w:t>ANOVA with the Tukey’s Honest Significant Differences post-test was used to compare the numbers of proteins recognized among patients with different clinical stages</w:t>
        </w:r>
      </w:ins>
      <w:ins w:id="73" w:author="MICHAEL A NEWTON" w:date="2020-06-25T10:26:00Z">
        <w:r w:rsidR="00F8718D">
          <w:t>.</w:t>
        </w:r>
      </w:ins>
      <w:ins w:id="74" w:author="MICHAEL A NEWTON" w:date="2020-06-25T10:34:00Z">
        <w:r w:rsidR="00F8718D">
          <w:t xml:space="preserve"> We also performed peptide-specific logistic regression</w:t>
        </w:r>
      </w:ins>
      <w:ins w:id="75" w:author="MICHAEL A NEWTON" w:date="2020-06-25T10:35:00Z">
        <w:r w:rsidR="00846087">
          <w:t xml:space="preserve"> </w:t>
        </w:r>
      </w:ins>
      <w:ins w:id="76" w:author="MICHAEL A NEWTON" w:date="2020-06-25T10:36:00Z">
        <w:r w:rsidR="00846087">
          <w:t xml:space="preserve">testing for cancer-stage effects while controlling the false discovery rate (FDR) using the </w:t>
        </w:r>
        <w:proofErr w:type="spellStart"/>
        <w:r w:rsidR="00846087">
          <w:t>Benjamini</w:t>
        </w:r>
        <w:proofErr w:type="spellEnd"/>
        <w:r w:rsidR="00846087">
          <w:t xml:space="preserve">-Hochberg (BH) method [Statistical Supplement, </w:t>
        </w:r>
      </w:ins>
      <w:ins w:id="77" w:author="MICHAEL A NEWTON" w:date="2020-06-25T10:37:00Z">
        <w:r w:rsidR="00846087">
          <w:t xml:space="preserve">Section 2.4].   </w:t>
        </w:r>
      </w:ins>
    </w:p>
    <w:p w14:paraId="042B2C77" w14:textId="7C93A025" w:rsidR="00491E66" w:rsidRDefault="00F8718D" w:rsidP="00920D04">
      <w:pPr>
        <w:spacing w:line="480" w:lineRule="auto"/>
        <w:rPr>
          <w:ins w:id="78" w:author="MICHAEL A NEWTON" w:date="2020-06-25T09:22:00Z"/>
        </w:rPr>
      </w:pPr>
      <w:ins w:id="79" w:author="MICHAEL A NEWTON" w:date="2020-06-25T10:26:00Z">
        <w:r>
          <w:t xml:space="preserve"> </w:t>
        </w:r>
      </w:ins>
      <w:ins w:id="80" w:author="MICHAEL A NEWTON" w:date="2020-06-25T10:37:00Z">
        <w:r w:rsidR="00846087">
          <w:t xml:space="preserve">We </w:t>
        </w:r>
      </w:ins>
      <w:ins w:id="81" w:author="MICHAEL A NEWTON" w:date="2020-06-25T10:38:00Z">
        <w:r w:rsidR="00846087">
          <w:t xml:space="preserve">reasoned that </w:t>
        </w:r>
      </w:ins>
      <w:ins w:id="82" w:author="MICHAEL A NEWTON" w:date="2020-06-25T10:39:00Z">
        <w:r w:rsidR="00846087">
          <w:t xml:space="preserve">detectable </w:t>
        </w:r>
      </w:ins>
      <w:ins w:id="83" w:author="MICHAEL A NEWTON" w:date="2020-06-25T10:38:00Z">
        <w:r w:rsidR="00846087">
          <w:t xml:space="preserve">antibody signatures </w:t>
        </w:r>
      </w:ins>
      <w:ins w:id="84" w:author="MICHAEL A NEWTON" w:date="2020-06-25T10:39:00Z">
        <w:r w:rsidR="00846087">
          <w:t xml:space="preserve">between clinical groups </w:t>
        </w:r>
      </w:ins>
      <w:ins w:id="85" w:author="MICHAEL A NEWTON" w:date="2020-06-25T10:38:00Z">
        <w:r w:rsidR="00846087">
          <w:t>may be present below the threshold of the stringent binary</w:t>
        </w:r>
      </w:ins>
      <w:ins w:id="86" w:author="MICHAEL A NEWTON" w:date="2020-06-25T10:40:00Z">
        <w:r w:rsidR="00846087">
          <w:t xml:space="preserve"> recognition</w:t>
        </w:r>
      </w:ins>
      <w:ins w:id="87" w:author="MICHAEL A NEWTON" w:date="2020-06-25T10:38:00Z">
        <w:r w:rsidR="00846087">
          <w:t xml:space="preserve"> call</w:t>
        </w:r>
      </w:ins>
      <w:ins w:id="88" w:author="MICHAEL A NEWTON" w:date="2020-06-25T10:40:00Z">
        <w:r w:rsidR="00846087">
          <w:t>s.</w:t>
        </w:r>
      </w:ins>
      <w:ins w:id="89" w:author="MICHAEL A NEWTON" w:date="2020-06-25T10:39:00Z">
        <w:r w:rsidR="00846087">
          <w:t xml:space="preserve">  To test</w:t>
        </w:r>
      </w:ins>
      <w:ins w:id="90" w:author="MICHAEL A NEWTON" w:date="2020-06-25T10:40:00Z">
        <w:r w:rsidR="00846087">
          <w:t xml:space="preserve"> for such signals</w:t>
        </w:r>
      </w:ins>
      <w:ins w:id="91" w:author="MICHAEL A NEWTON" w:date="2020-06-25T10:41:00Z">
        <w:r w:rsidR="00846087">
          <w:t xml:space="preserve"> in </w:t>
        </w:r>
      </w:ins>
      <w:ins w:id="92" w:author="MICHAEL A NEWTON" w:date="2020-06-25T10:43:00Z">
        <w:r w:rsidR="00846087">
          <w:t xml:space="preserve">the </w:t>
        </w:r>
      </w:ins>
      <w:ins w:id="93" w:author="MICHAEL A NEWTON" w:date="2020-06-25T10:41:00Z">
        <w:r w:rsidR="00846087">
          <w:t>fluorescen</w:t>
        </w:r>
      </w:ins>
      <w:ins w:id="94" w:author="MICHAEL A NEWTON" w:date="2020-06-25T10:43:00Z">
        <w:r w:rsidR="00846087">
          <w:t>ce</w:t>
        </w:r>
      </w:ins>
      <w:ins w:id="95" w:author="MICHAEL A NEWTON" w:date="2020-06-25T10:41:00Z">
        <w:r w:rsidR="00846087">
          <w:t xml:space="preserve"> intensity data</w:t>
        </w:r>
      </w:ins>
      <w:ins w:id="96" w:author="MICHAEL A NEWTON" w:date="2020-06-25T10:40:00Z">
        <w:r w:rsidR="00846087">
          <w:t xml:space="preserve">, we applied peptide-specific analysis of variance according to the rank-based Kruskal Wallace </w:t>
        </w:r>
      </w:ins>
      <w:ins w:id="97" w:author="MICHAEL A NEWTON" w:date="2020-06-25T10:47:00Z">
        <w:r w:rsidR="0008476C">
          <w:t xml:space="preserve">(KW) </w:t>
        </w:r>
      </w:ins>
      <w:ins w:id="98" w:author="MICHAEL A NEWTON" w:date="2020-06-25T10:40:00Z">
        <w:r w:rsidR="00846087">
          <w:t>procedure</w:t>
        </w:r>
      </w:ins>
      <w:ins w:id="99" w:author="MICHAEL A NEWTON" w:date="2020-06-25T10:41:00Z">
        <w:r w:rsidR="00846087">
          <w:t xml:space="preserve">, first filtering </w:t>
        </w:r>
      </w:ins>
      <w:ins w:id="100" w:author="MICHAEL A NEWTON" w:date="2020-06-25T10:42:00Z">
        <w:r w:rsidR="00846087">
          <w:t>peptides with significant clinical-group effects at 5% FDR by the BH method.</w:t>
        </w:r>
      </w:ins>
      <w:ins w:id="101" w:author="MICHAEL A NEWTON" w:date="2020-06-25T10:43:00Z">
        <w:r w:rsidR="00846087">
          <w:t xml:space="preserve">  Subject data were preprocessed to collapse replic</w:t>
        </w:r>
      </w:ins>
      <w:ins w:id="102" w:author="MICHAEL A NEWTON" w:date="2020-06-25T10:44:00Z">
        <w:r w:rsidR="00846087">
          <w:t>ate (usually triplicate) profiles per person to a single, consensus profile per person by using median per peptide</w:t>
        </w:r>
      </w:ins>
      <w:ins w:id="103" w:author="MICHAEL A NEWTON" w:date="2020-06-25T11:13:00Z">
        <w:r w:rsidR="00356A75">
          <w:t xml:space="preserve"> </w:t>
        </w:r>
        <w:r w:rsidR="00356A75">
          <w:t>[Statistical Supplement Section 2.5]</w:t>
        </w:r>
      </w:ins>
      <w:ins w:id="104" w:author="MICHAEL A NEWTON" w:date="2020-06-25T10:44:00Z">
        <w:r w:rsidR="00846087">
          <w:t>.</w:t>
        </w:r>
      </w:ins>
      <w:ins w:id="105" w:author="MICHAEL A NEWTON" w:date="2020-06-25T10:45:00Z">
        <w:r w:rsidR="0008476C">
          <w:t xml:space="preserve">  This rank-based procedure is </w:t>
        </w:r>
      </w:ins>
      <w:ins w:id="106" w:author="MICHAEL A NEWTON" w:date="2020-06-25T12:14:00Z">
        <w:r w:rsidR="002D4512">
          <w:t xml:space="preserve">robust </w:t>
        </w:r>
      </w:ins>
      <w:ins w:id="107" w:author="MICHAEL A NEWTON" w:date="2020-06-25T10:45:00Z">
        <w:r w:rsidR="0008476C">
          <w:t xml:space="preserve">to distributional anomalies </w:t>
        </w:r>
      </w:ins>
      <w:ins w:id="108" w:author="MICHAEL A NEWTON" w:date="2020-06-25T10:46:00Z">
        <w:r w:rsidR="0008476C">
          <w:t>and is expected to provide a conservative assessment of antibody</w:t>
        </w:r>
      </w:ins>
      <w:ins w:id="109" w:author="MICHAEL A NEWTON" w:date="2020-06-25T12:14:00Z">
        <w:r w:rsidR="002D4512">
          <w:t>-</w:t>
        </w:r>
      </w:ins>
      <w:ins w:id="110" w:author="MICHAEL A NEWTON" w:date="2020-06-25T10:46:00Z">
        <w:r w:rsidR="0008476C">
          <w:t>profile differences between the clinical groups</w:t>
        </w:r>
      </w:ins>
      <w:ins w:id="111" w:author="MICHAEL A NEWTON" w:date="2020-06-25T11:13:00Z">
        <w:r w:rsidR="00356A75">
          <w:t xml:space="preserve"> [</w:t>
        </w:r>
      </w:ins>
      <w:ins w:id="112" w:author="MICHAEL A NEWTON" w:date="2020-06-25T12:32:00Z">
        <w:r w:rsidR="00F7115D">
          <w:t>McDonald, 2014</w:t>
        </w:r>
      </w:ins>
      <w:ins w:id="113" w:author="MICHAEL A NEWTON" w:date="2020-06-25T11:13:00Z">
        <w:r w:rsidR="00356A75">
          <w:t>]</w:t>
        </w:r>
      </w:ins>
      <w:ins w:id="114" w:author="MICHAEL A NEWTON" w:date="2020-06-25T10:50:00Z">
        <w:r w:rsidR="0008476C">
          <w:t>.</w:t>
        </w:r>
      </w:ins>
      <w:ins w:id="115" w:author="MICHAEL A NEWTON" w:date="2020-06-25T10:47:00Z">
        <w:r w:rsidR="0008476C">
          <w:t xml:space="preserve"> Peptides exhibiting sufficiently small KW p-value were examined for difference</w:t>
        </w:r>
      </w:ins>
      <w:ins w:id="116" w:author="MICHAEL A NEWTON" w:date="2020-06-25T10:48:00Z">
        <w:r w:rsidR="0008476C">
          <w:t>s in various pairwise comparisons, which invoke</w:t>
        </w:r>
      </w:ins>
      <w:ins w:id="117" w:author="MICHAEL A NEWTON" w:date="2020-06-25T10:50:00Z">
        <w:r w:rsidR="0008476C">
          <w:t>d</w:t>
        </w:r>
      </w:ins>
      <w:ins w:id="118" w:author="MICHAEL A NEWTON" w:date="2020-06-25T10:48:00Z">
        <w:r w:rsidR="0008476C">
          <w:t xml:space="preserve"> both a median fold-change filter </w:t>
        </w:r>
      </w:ins>
      <w:ins w:id="119" w:author="MICHAEL A NEWTON" w:date="2020-06-25T10:49:00Z">
        <w:r w:rsidR="0008476C">
          <w:t>(at least two</w:t>
        </w:r>
      </w:ins>
      <w:ins w:id="120" w:author="MICHAEL A NEWTON" w:date="2020-06-25T12:32:00Z">
        <w:r w:rsidR="00F7115D">
          <w:t>-f</w:t>
        </w:r>
      </w:ins>
      <w:ins w:id="121" w:author="MICHAEL A NEWTON" w:date="2020-06-25T10:49:00Z">
        <w:r w:rsidR="0008476C">
          <w:t>old</w:t>
        </w:r>
      </w:ins>
      <w:ins w:id="122" w:author="MICHAEL A NEWTON" w:date="2020-06-25T12:14:00Z">
        <w:r w:rsidR="002D4512">
          <w:t xml:space="preserve"> difference</w:t>
        </w:r>
      </w:ins>
      <w:ins w:id="123" w:author="MICHAEL A NEWTON" w:date="2020-06-25T10:49:00Z">
        <w:r w:rsidR="0008476C">
          <w:t xml:space="preserve">) </w:t>
        </w:r>
      </w:ins>
      <w:ins w:id="124" w:author="MICHAEL A NEWTON" w:date="2020-06-25T10:48:00Z">
        <w:r w:rsidR="0008476C">
          <w:t>as well as a significance filter by two-sample Wilcoxon rank sum p-value, again with BH adjustment</w:t>
        </w:r>
      </w:ins>
      <w:ins w:id="125" w:author="MICHAEL A NEWTON" w:date="2020-06-25T10:49:00Z">
        <w:r w:rsidR="0008476C">
          <w:t xml:space="preserve"> at 5% FDR [Statistical Supplement, Section 2.</w:t>
        </w:r>
      </w:ins>
      <w:ins w:id="126" w:author="MICHAEL A NEWTON" w:date="2020-06-25T10:50:00Z">
        <w:r w:rsidR="0008476C">
          <w:t>6</w:t>
        </w:r>
      </w:ins>
      <w:ins w:id="127" w:author="MICHAEL A NEWTON" w:date="2020-06-25T10:49:00Z">
        <w:r w:rsidR="0008476C">
          <w:t>].</w:t>
        </w:r>
      </w:ins>
    </w:p>
    <w:p w14:paraId="54B19C64" w14:textId="017D5DEC" w:rsidR="00824349" w:rsidRPr="00747382" w:rsidRDefault="00491E66" w:rsidP="00824349">
      <w:pPr>
        <w:spacing w:line="480" w:lineRule="auto"/>
        <w:rPr>
          <w:ins w:id="128" w:author="MICHAEL A NEWTON" w:date="2020-06-25T09:51:00Z"/>
        </w:rPr>
      </w:pPr>
      <w:ins w:id="129" w:author="MICHAEL A NEWTON" w:date="2020-06-25T09:22:00Z">
        <w:r w:rsidRPr="00F8718D">
          <w:rPr>
            <w:i/>
            <w:iCs/>
            <w:rPrChange w:id="130" w:author="MICHAEL A NEWTON" w:date="2020-06-25T10:30:00Z">
              <w:rPr/>
            </w:rPrChange>
          </w:rPr>
          <w:t>Temporal changes</w:t>
        </w:r>
      </w:ins>
      <w:ins w:id="131" w:author="MICHAEL A NEWTON" w:date="2020-06-25T09:51:00Z">
        <w:r w:rsidR="00824349" w:rsidRPr="00F8718D">
          <w:rPr>
            <w:i/>
            <w:iCs/>
            <w:rPrChange w:id="132" w:author="MICHAEL A NEWTON" w:date="2020-06-25T10:30:00Z">
              <w:rPr/>
            </w:rPrChange>
          </w:rPr>
          <w:t>:</w:t>
        </w:r>
        <w:r w:rsidR="00824349">
          <w:t xml:space="preserve"> </w:t>
        </w:r>
        <w:del w:id="133" w:author="MICHAEL A NEWTON" w:date="2020-06-25T09:47:00Z">
          <w:r w:rsidR="00824349" w:rsidDel="00824349">
            <w:delText xml:space="preserve">ANOVA with the Tukey’s Honest Significant Differences post-test was used to compare the numbers of proteins recognized among patients with different clinical stages. </w:delText>
          </w:r>
        </w:del>
        <w:r w:rsidR="00824349">
          <w:t xml:space="preserve">A </w:t>
        </w:r>
      </w:ins>
      <w:ins w:id="134" w:author="MICHAEL A NEWTON" w:date="2020-06-25T10:55:00Z">
        <w:r w:rsidR="00561560">
          <w:t>mix</w:t>
        </w:r>
      </w:ins>
      <w:ins w:id="135" w:author="MICHAEL A NEWTON" w:date="2020-06-25T10:56:00Z">
        <w:r w:rsidR="00561560">
          <w:t xml:space="preserve">ed </w:t>
        </w:r>
      </w:ins>
      <w:ins w:id="136" w:author="MICHAEL A NEWTON" w:date="2020-06-25T09:51:00Z">
        <w:r w:rsidR="00824349">
          <w:t>linear model was fit to each peptide to determine if there was an increase in signal over time</w:t>
        </w:r>
      </w:ins>
      <w:ins w:id="137" w:author="MICHAEL A NEWTON" w:date="2020-06-25T11:05:00Z">
        <w:r w:rsidR="00561560">
          <w:t>, again using lme4</w:t>
        </w:r>
      </w:ins>
      <w:ins w:id="138" w:author="MICHAEL A NEWTON" w:date="2020-06-25T10:56:00Z">
        <w:r w:rsidR="00561560">
          <w:t>; this allows a linear increase or decrease in mean log-transformed intensity over time per subjec</w:t>
        </w:r>
      </w:ins>
      <w:ins w:id="139" w:author="MICHAEL A NEWTON" w:date="2020-06-25T10:57:00Z">
        <w:r w:rsidR="00561560">
          <w:t>t and per peptide.   Patient-specific random effects allow for among</w:t>
        </w:r>
      </w:ins>
      <w:ins w:id="140" w:author="MICHAEL A NEWTON" w:date="2020-06-25T10:58:00Z">
        <w:r w:rsidR="00561560">
          <w:t xml:space="preserve"> </w:t>
        </w:r>
        <w:r w:rsidR="00561560">
          <w:lastRenderedPageBreak/>
          <w:t xml:space="preserve">subject variation in the temporal response, while a fixed time effect per peptide expresses the average response over subjects in that clinical group.   Statistical significance was assessed using </w:t>
        </w:r>
      </w:ins>
      <w:ins w:id="141" w:author="MICHAEL A NEWTON" w:date="2020-06-25T11:00:00Z">
        <w:r w:rsidR="00561560">
          <w:t xml:space="preserve">both the Kenward Roger (KR) and Satterthwaite approximate F </w:t>
        </w:r>
        <w:proofErr w:type="spellStart"/>
        <w:r w:rsidR="00561560">
          <w:t xml:space="preserve">tests </w:t>
        </w:r>
        <w:proofErr w:type="spellEnd"/>
        <w:r w:rsidR="00561560">
          <w:t>as well as BH for FDR control</w:t>
        </w:r>
      </w:ins>
      <w:ins w:id="142" w:author="MICHAEL A NEWTON" w:date="2020-06-25T11:06:00Z">
        <w:r w:rsidR="00B4518F">
          <w:t xml:space="preserve"> [Statistical Supplement, Section 3]</w:t>
        </w:r>
      </w:ins>
      <w:ins w:id="143" w:author="MICHAEL A NEWTON" w:date="2020-06-25T11:00:00Z">
        <w:r w:rsidR="00561560">
          <w:t xml:space="preserve">. </w:t>
        </w:r>
      </w:ins>
      <w:ins w:id="144" w:author="MICHAEL A NEWTON" w:date="2020-06-25T11:01:00Z">
        <w:r w:rsidR="00561560">
          <w:t>**</w:t>
        </w:r>
      </w:ins>
      <w:ins w:id="145" w:author="MICHAEL A NEWTON" w:date="2020-06-25T12:10:00Z">
        <w:r w:rsidR="002D4512">
          <w:t xml:space="preserve">Tun, </w:t>
        </w:r>
      </w:ins>
      <w:ins w:id="146" w:author="MICHAEL A NEWTON" w:date="2020-06-25T11:01:00Z">
        <w:r w:rsidR="00561560">
          <w:t xml:space="preserve">please check** </w:t>
        </w:r>
      </w:ins>
      <w:ins w:id="147" w:author="MICHAEL A NEWTON" w:date="2020-06-25T09:51:00Z">
        <w:r w:rsidR="00824349">
          <w:t xml:space="preserve">Peptides with a coefficient of at least 0.33 and a p value less than 0.05 were considered to have increased antibody response over time. </w:t>
        </w:r>
      </w:ins>
      <w:ins w:id="148" w:author="MICHAEL A NEWTON" w:date="2020-06-25T09:52:00Z">
        <w:r w:rsidR="00824349">
          <w:t xml:space="preserve">** </w:t>
        </w:r>
      </w:ins>
    </w:p>
    <w:p w14:paraId="4F862ACC" w14:textId="3C803192" w:rsidR="00B4518F" w:rsidRPr="00B4518F" w:rsidDel="00B4518F" w:rsidRDefault="00B4518F" w:rsidP="00B4518F">
      <w:pPr>
        <w:spacing w:line="480" w:lineRule="auto"/>
        <w:rPr>
          <w:del w:id="149" w:author="MICHAEL A NEWTON" w:date="2020-06-25T11:07:00Z"/>
          <w:moveTo w:id="150" w:author="MICHAEL A NEWTON" w:date="2020-06-25T11:07:00Z"/>
          <w:i/>
          <w:iCs/>
          <w:rPrChange w:id="151" w:author="MICHAEL A NEWTON" w:date="2020-06-25T11:07:00Z">
            <w:rPr>
              <w:del w:id="152" w:author="MICHAEL A NEWTON" w:date="2020-06-25T11:07:00Z"/>
              <w:moveTo w:id="153" w:author="MICHAEL A NEWTON" w:date="2020-06-25T11:07:00Z"/>
              <w:b/>
              <w:bCs/>
            </w:rPr>
          </w:rPrChange>
        </w:rPr>
      </w:pPr>
      <w:moveToRangeStart w:id="154" w:author="MICHAEL A NEWTON" w:date="2020-06-25T11:07:00Z" w:name="move43975652"/>
      <w:moveTo w:id="155" w:author="MICHAEL A NEWTON" w:date="2020-06-25T11:07:00Z">
        <w:r w:rsidRPr="00B4518F">
          <w:rPr>
            <w:i/>
            <w:iCs/>
            <w:rPrChange w:id="156" w:author="MICHAEL A NEWTON" w:date="2020-06-25T11:07:00Z">
              <w:rPr>
                <w:b/>
                <w:bCs/>
              </w:rPr>
            </w:rPrChange>
          </w:rPr>
          <w:t>Gene Ontology Analysis</w:t>
        </w:r>
      </w:moveTo>
      <w:ins w:id="157" w:author="MICHAEL A NEWTON" w:date="2020-06-25T11:07:00Z">
        <w:r>
          <w:t xml:space="preserve">: </w:t>
        </w:r>
      </w:ins>
    </w:p>
    <w:p w14:paraId="6924A9E6" w14:textId="3F8206C4" w:rsidR="00B4518F" w:rsidRDefault="00B4518F" w:rsidP="00B4518F">
      <w:pPr>
        <w:spacing w:line="480" w:lineRule="auto"/>
        <w:rPr>
          <w:moveTo w:id="158" w:author="MICHAEL A NEWTON" w:date="2020-06-25T11:07:00Z"/>
        </w:rPr>
      </w:pPr>
      <w:proofErr w:type="spellStart"/>
      <w:moveTo w:id="159" w:author="MICHAEL A NEWTON" w:date="2020-06-25T11:07:00Z">
        <w:r>
          <w:t>Gene</w:t>
        </w:r>
        <w:proofErr w:type="spellEnd"/>
        <w:r>
          <w:t xml:space="preserve"> Ontology analysis was performed using </w:t>
        </w:r>
        <w:del w:id="160" w:author="MICHAEL A NEWTON" w:date="2020-06-25T11:09:00Z">
          <w:r w:rsidDel="00B4518F">
            <w:delText xml:space="preserve">the </w:delText>
          </w:r>
        </w:del>
        <w:proofErr w:type="spellStart"/>
        <w:r>
          <w:t>GOrilla</w:t>
        </w:r>
        <w:proofErr w:type="spellEnd"/>
        <w:r>
          <w:t xml:space="preserve"> </w:t>
        </w:r>
        <w:del w:id="161" w:author="MICHAEL A NEWTON" w:date="2020-06-25T11:09:00Z">
          <w:r w:rsidDel="00B4518F">
            <w:delText>software</w:delText>
          </w:r>
        </w:del>
        <w:r>
          <w:fldChar w:fldCharType="begin"/>
        </w:r>
        <w:r>
          <w:instrText xml:space="preserve"> ADDIN ZOTERO_ITEM CSL_CITATION {"citationID":"qhQ7QXqP","properties":{"formattedCitation":"[25]","plainCitation":"[25]","noteIndex":0},"citationItems":[{"id":1113,"uris":["http://zotero.org/users/5058535/items/HETW326N"],"uri":["http://zotero.org/users/5058535/items/HETW326N"],"itemData":{"id":1113,"type":"article-journal","abstract":"Since the inception of the GO annotation project, a variety of tools have been developed that support exploring and searching the GO database. In particular, a variety of tools that perform GO enrichment analysis are currently available. Most of these tools require as input a target set of genes and a background set and seek enrichment in the target set compared to the background set. A few tools also exist that support analyzing ranked lists. The latter typically rely on simulations or on union-bound correction for assigning statistical significance to the results.","container-title":"BMC Bioinformatics","DOI":"10.1186/1471-2105-10-48","ISSN":"1471-2105","issue":"1","journalAbbreviation":"BMC Bioinformatics","page":"48","source":"BioMed Central","title":"GOrilla: a tool for discovery and visualization of enriched GO terms in ranked gene lists","title-short":"GOrilla","volume":"10","author":[{"family":"Eden","given":"Eran"},{"family":"Navon","given":"Roy"},{"family":"Steinfeld","given":"Israel"},{"family":"Lipson","given":"Doron"},{"family":"Yakhini","given":"Zohar"}],"issued":{"date-parts":[["2009",2,3]]}}}],"schema":"https://github.com/citation-style-language/schema/raw/master/csl-citation.json"} </w:instrText>
        </w:r>
        <w:r>
          <w:fldChar w:fldCharType="separate"/>
        </w:r>
        <w:r w:rsidRPr="00962FCC">
          <w:rPr>
            <w:rFonts w:ascii="Calibri" w:hAnsi="Calibri" w:cs="Calibri"/>
          </w:rPr>
          <w:t>[25]</w:t>
        </w:r>
        <w:r>
          <w:fldChar w:fldCharType="end"/>
        </w:r>
      </w:moveTo>
      <w:ins w:id="162" w:author="MICHAEL A NEWTON" w:date="2020-06-25T11:09:00Z">
        <w:r>
          <w:t xml:space="preserve"> a</w:t>
        </w:r>
      </w:ins>
      <w:ins w:id="163" w:author="MICHAEL A NEWTON" w:date="2020-06-25T12:00:00Z">
        <w:r w:rsidR="00E93ECA">
          <w:t>nd also</w:t>
        </w:r>
      </w:ins>
      <w:ins w:id="164" w:author="MICHAEL A NEWTON" w:date="2020-06-25T11:09:00Z">
        <w:r>
          <w:t xml:space="preserve"> </w:t>
        </w:r>
        <w:proofErr w:type="spellStart"/>
        <w:r w:rsidRPr="00B4518F">
          <w:rPr>
            <w:i/>
            <w:iCs/>
            <w:rPrChange w:id="165" w:author="MICHAEL A NEWTON" w:date="2020-06-25T11:09:00Z">
              <w:rPr/>
            </w:rPrChange>
          </w:rPr>
          <w:t>allez</w:t>
        </w:r>
        <w:proofErr w:type="spellEnd"/>
        <w:r>
          <w:t xml:space="preserve"> [</w:t>
        </w:r>
      </w:ins>
      <w:ins w:id="166" w:author="MICHAEL A NEWTON" w:date="2020-06-25T12:06:00Z">
        <w:r w:rsidR="00E93ECA">
          <w:t>Newton et al. 2007</w:t>
        </w:r>
      </w:ins>
      <w:ins w:id="167" w:author="MICHAEL A NEWTON" w:date="2020-06-25T11:11:00Z">
        <w:r w:rsidR="00356A75">
          <w:t xml:space="preserve">]. </w:t>
        </w:r>
      </w:ins>
      <w:moveTo w:id="168" w:author="MICHAEL A NEWTON" w:date="2020-06-25T11:07:00Z">
        <w:del w:id="169" w:author="MICHAEL A NEWTON" w:date="2020-06-25T11:09:00Z">
          <w:r w:rsidDel="00B4518F">
            <w:delText xml:space="preserve">. </w:delText>
          </w:r>
        </w:del>
        <w:r>
          <w:t>The set of all proteins on the microarray was used as the background list and the subset of proteins of interest was used as the target list, with a p value threshold of 10</w:t>
        </w:r>
        <w:r>
          <w:rPr>
            <w:vertAlign w:val="superscript"/>
          </w:rPr>
          <w:t>-</w:t>
        </w:r>
        <w:proofErr w:type="gramStart"/>
        <w:r>
          <w:rPr>
            <w:vertAlign w:val="superscript"/>
          </w:rPr>
          <w:t>3</w:t>
        </w:r>
      </w:moveTo>
      <w:ins w:id="170" w:author="MICHAEL A NEWTON" w:date="2020-06-25T11:15:00Z">
        <w:r w:rsidR="00356A75">
          <w:rPr>
            <w:vertAlign w:val="superscript"/>
          </w:rPr>
          <w:t xml:space="preserve"> </w:t>
        </w:r>
        <w:r w:rsidR="00356A75">
          <w:t xml:space="preserve"> [</w:t>
        </w:r>
        <w:proofErr w:type="gramEnd"/>
        <w:r w:rsidR="00356A75">
          <w:t xml:space="preserve">for </w:t>
        </w:r>
        <w:proofErr w:type="spellStart"/>
        <w:r w:rsidR="00356A75">
          <w:t>GOrilla</w:t>
        </w:r>
        <w:proofErr w:type="spellEnd"/>
        <w:r w:rsidR="00356A75">
          <w:t xml:space="preserve">] and a </w:t>
        </w:r>
        <w:proofErr w:type="spellStart"/>
        <w:r w:rsidR="00356A75">
          <w:t>Bonferonni</w:t>
        </w:r>
        <w:proofErr w:type="spellEnd"/>
        <w:r w:rsidR="00356A75">
          <w:t>-corrected p-value thresh</w:t>
        </w:r>
      </w:ins>
      <w:ins w:id="171" w:author="MICHAEL A NEWTON" w:date="2020-06-25T11:16:00Z">
        <w:r w:rsidR="00356A75">
          <w:t xml:space="preserve">old of 0.05 </w:t>
        </w:r>
        <w:r w:rsidR="00001F0A">
          <w:t xml:space="preserve">in </w:t>
        </w:r>
        <w:proofErr w:type="spellStart"/>
        <w:r w:rsidR="00001F0A" w:rsidRPr="00001F0A">
          <w:rPr>
            <w:i/>
            <w:iCs/>
            <w:rPrChange w:id="172" w:author="MICHAEL A NEWTON" w:date="2020-06-25T11:16:00Z">
              <w:rPr/>
            </w:rPrChange>
          </w:rPr>
          <w:t>allez</w:t>
        </w:r>
        <w:proofErr w:type="spellEnd"/>
        <w:r w:rsidR="00001F0A" w:rsidRPr="00001F0A">
          <w:rPr>
            <w:i/>
            <w:iCs/>
            <w:rPrChange w:id="173" w:author="MICHAEL A NEWTON" w:date="2020-06-25T11:16:00Z">
              <w:rPr/>
            </w:rPrChange>
          </w:rPr>
          <w:t>.</w:t>
        </w:r>
      </w:ins>
      <w:ins w:id="174" w:author="MICHAEL A NEWTON" w:date="2020-06-25T11:15:00Z">
        <w:r w:rsidR="00356A75">
          <w:t xml:space="preserve"> </w:t>
        </w:r>
      </w:ins>
      <w:moveTo w:id="175" w:author="MICHAEL A NEWTON" w:date="2020-06-25T11:07:00Z">
        <w:del w:id="176" w:author="MICHAEL A NEWTON" w:date="2020-06-25T11:15:00Z">
          <w:r w:rsidDel="00356A75">
            <w:delText>.</w:delText>
          </w:r>
        </w:del>
        <w:r>
          <w:t xml:space="preserve"> The output was visualized either directly using G</w:t>
        </w:r>
        <w:r>
          <w:t>o</w:t>
        </w:r>
        <w:r>
          <w:t>rilla</w:t>
        </w:r>
      </w:moveTo>
      <w:ins w:id="177" w:author="MICHAEL A NEWTON" w:date="2020-06-25T11:09:00Z">
        <w:r>
          <w:t xml:space="preserve">, or </w:t>
        </w:r>
      </w:ins>
      <w:moveTo w:id="178" w:author="MICHAEL A NEWTON" w:date="2020-06-25T11:07:00Z">
        <w:del w:id="179" w:author="MICHAEL A NEWTON" w:date="2020-06-25T11:09:00Z">
          <w:r w:rsidDel="00B4518F">
            <w:delText xml:space="preserve"> or using </w:delText>
          </w:r>
        </w:del>
        <w:proofErr w:type="spellStart"/>
        <w:r w:rsidRPr="0080427A">
          <w:t>REViGO</w:t>
        </w:r>
        <w:proofErr w:type="spellEnd"/>
        <w:r>
          <w:fldChar w:fldCharType="begin"/>
        </w:r>
        <w:r>
          <w:instrText xml:space="preserve"> ADDIN ZOTERO_ITEM CSL_CITATION {"citationID":"Y17Hz7Ep","properties":{"formattedCitation":"[26]","plainCitation":"[26]","noteIndex":0},"citationItems":[{"id":1116,"uris":["http://zotero.org/users/5058535/items/88JXM5KY"],"uri":["http://zotero.org/users/5058535/items/88JXM5KY"],"itemData":{"id":1116,"type":"article-journal","abstrac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http://revigo.irb.hr/.","container-title":"PLOS ONE","DOI":"10.1371/journal.pone.0021800","ISSN":"1932-6203","issue":"7","journalAbbreviation":"PLOS ONE","language":"en","note":"publisher: Public Library of Science","page":"e21800","source":"PLoS Journals","title":"REVIGO Summarizes and Visualizes Long Lists of Gene Ontology Terms","volume":"6","author":[{"family":"Supek","given":"Fran"},{"family":"Bošnjak","given":"Matko"},{"family":"Škunca","given":"Nives"},{"family":"Šmuc","given":"Tomislav"}],"issued":{"date-parts":[["2011",7,18]]}}}],"schema":"https://github.com/citation-style-language/schema/raw/master/csl-citation.json"} </w:instrText>
        </w:r>
        <w:r>
          <w:fldChar w:fldCharType="separate"/>
        </w:r>
        <w:r w:rsidRPr="00962FCC">
          <w:rPr>
            <w:rFonts w:ascii="Calibri" w:hAnsi="Calibri" w:cs="Calibri"/>
          </w:rPr>
          <w:t>[26]</w:t>
        </w:r>
        <w:r>
          <w:fldChar w:fldCharType="end"/>
        </w:r>
      </w:moveTo>
      <w:ins w:id="180" w:author="MICHAEL A NEWTON" w:date="2020-06-25T11:10:00Z">
        <w:r>
          <w:t>,</w:t>
        </w:r>
      </w:ins>
      <w:ins w:id="181" w:author="MICHAEL A NEWTON" w:date="2020-06-25T12:00:00Z">
        <w:r w:rsidR="00E93ECA">
          <w:t xml:space="preserve"> and</w:t>
        </w:r>
      </w:ins>
      <w:ins w:id="182" w:author="MICHAEL A NEWTON" w:date="2020-06-25T11:10:00Z">
        <w:r>
          <w:t xml:space="preserve"> using waterfall plots in </w:t>
        </w:r>
        <w:proofErr w:type="spellStart"/>
        <w:r w:rsidRPr="00B4518F">
          <w:rPr>
            <w:i/>
            <w:iCs/>
            <w:rPrChange w:id="183" w:author="MICHAEL A NEWTON" w:date="2020-06-25T11:10:00Z">
              <w:rPr/>
            </w:rPrChange>
          </w:rPr>
          <w:t>allez</w:t>
        </w:r>
      </w:ins>
      <w:proofErr w:type="spellEnd"/>
      <w:ins w:id="184" w:author="MICHAEL A NEWTON" w:date="2020-06-25T12:05:00Z">
        <w:r w:rsidR="00E93ECA">
          <w:t xml:space="preserve">. </w:t>
        </w:r>
      </w:ins>
      <w:moveTo w:id="185" w:author="MICHAEL A NEWTON" w:date="2020-06-25T11:07:00Z">
        <w:del w:id="186" w:author="MICHAEL A NEWTON" w:date="2020-06-25T12:05:00Z">
          <w:r w:rsidDel="00E93ECA">
            <w:delText>.</w:delText>
          </w:r>
        </w:del>
      </w:moveTo>
      <w:proofErr w:type="spellStart"/>
      <w:ins w:id="187" w:author="MICHAEL A NEWTON" w:date="2020-06-25T12:00:00Z">
        <w:r w:rsidR="00E93ECA">
          <w:t>These</w:t>
        </w:r>
        <w:proofErr w:type="spellEnd"/>
        <w:r w:rsidR="00E93ECA">
          <w:t xml:space="preserve"> reveal dom</w:t>
        </w:r>
      </w:ins>
      <w:ins w:id="188" w:author="MICHAEL A NEWTON" w:date="2020-06-25T12:01:00Z">
        <w:r w:rsidR="00E93ECA">
          <w:t>inant functional categories enriched in the protein list while accounting for set redundancies</w:t>
        </w:r>
      </w:ins>
      <w:ins w:id="189" w:author="MICHAEL A NEWTON" w:date="2020-06-25T12:08:00Z">
        <w:r w:rsidR="00E93ECA">
          <w:t xml:space="preserve"> [</w:t>
        </w:r>
      </w:ins>
      <w:ins w:id="190" w:author="MICHAEL A NEWTON" w:date="2020-06-25T12:37:00Z">
        <w:r w:rsidR="00F7115D">
          <w:t xml:space="preserve">e.g., </w:t>
        </w:r>
      </w:ins>
      <w:ins w:id="191" w:author="MICHAEL A NEWTON" w:date="2020-06-25T12:09:00Z">
        <w:r w:rsidR="00E93ECA">
          <w:t>Hao et al. 2013</w:t>
        </w:r>
      </w:ins>
      <w:ins w:id="192" w:author="MICHAEL A NEWTON" w:date="2020-06-25T12:37:00Z">
        <w:r w:rsidR="00F7115D">
          <w:t xml:space="preserve">, </w:t>
        </w:r>
        <w:proofErr w:type="spellStart"/>
        <w:r w:rsidR="00F7115D">
          <w:t>Pleiman</w:t>
        </w:r>
        <w:proofErr w:type="spellEnd"/>
        <w:r w:rsidR="00F7115D">
          <w:t>, 2018</w:t>
        </w:r>
      </w:ins>
      <w:ins w:id="193" w:author="MICHAEL A NEWTON" w:date="2020-06-25T12:08:00Z">
        <w:r w:rsidR="00E93ECA">
          <w:t>]</w:t>
        </w:r>
      </w:ins>
      <w:ins w:id="194" w:author="MICHAEL A NEWTON" w:date="2020-06-25T12:01:00Z">
        <w:r w:rsidR="00E93ECA">
          <w:t>.</w:t>
        </w:r>
      </w:ins>
    </w:p>
    <w:moveToRangeEnd w:id="154"/>
    <w:p w14:paraId="43061096" w14:textId="307EF00C" w:rsidR="00491E66" w:rsidRDefault="00491E66" w:rsidP="00920D04">
      <w:pPr>
        <w:spacing w:line="480" w:lineRule="auto"/>
        <w:rPr>
          <w:ins w:id="195" w:author="MICHAEL A NEWTON" w:date="2020-06-25T10:21:00Z"/>
        </w:rPr>
      </w:pPr>
    </w:p>
    <w:p w14:paraId="10CBCB56" w14:textId="424BF602" w:rsidR="00901C6D" w:rsidRDefault="00901C6D" w:rsidP="00920D04">
      <w:pPr>
        <w:spacing w:line="480" w:lineRule="auto"/>
        <w:rPr>
          <w:ins w:id="196" w:author="MICHAEL A NEWTON" w:date="2020-06-25T10:21:00Z"/>
        </w:rPr>
      </w:pPr>
      <w:ins w:id="197" w:author="MICHAEL A NEWTON" w:date="2020-06-25T10:21:00Z">
        <w:r>
          <w:t xml:space="preserve">## extra citations: </w:t>
        </w:r>
      </w:ins>
    </w:p>
    <w:p w14:paraId="5DB076F4" w14:textId="24FA1DAD" w:rsidR="00901C6D" w:rsidRDefault="00901C6D" w:rsidP="00901C6D">
      <w:pPr>
        <w:spacing w:line="480" w:lineRule="auto"/>
        <w:rPr>
          <w:ins w:id="198" w:author="MICHAEL A NEWTON" w:date="2020-06-25T10:30:00Z"/>
        </w:rPr>
      </w:pPr>
      <w:ins w:id="199" w:author="MICHAEL A NEWTON" w:date="2020-06-25T10:21:00Z">
        <w:r>
          <w:t xml:space="preserve">Douglas Bates, Martin </w:t>
        </w:r>
        <w:proofErr w:type="spellStart"/>
        <w:r>
          <w:t>Maechler</w:t>
        </w:r>
        <w:proofErr w:type="spellEnd"/>
        <w:r>
          <w:t xml:space="preserve">, Ben </w:t>
        </w:r>
        <w:proofErr w:type="spellStart"/>
        <w:r>
          <w:t>Bolker</w:t>
        </w:r>
        <w:proofErr w:type="spellEnd"/>
        <w:r>
          <w:t>, Steve Walker</w:t>
        </w:r>
        <w:r>
          <w:t xml:space="preserve"> </w:t>
        </w:r>
        <w:r>
          <w:t>(2015). Fitting Linear Mixed-Effects Models Using lme4</w:t>
        </w:r>
        <w:r>
          <w:t>.</w:t>
        </w:r>
        <w:r>
          <w:t xml:space="preserve"> Journal of Statistical Software, 67(1), 1-48.</w:t>
        </w:r>
        <w:r>
          <w:t xml:space="preserve"> </w:t>
        </w:r>
        <w:r>
          <w:t>doi:10.18637/</w:t>
        </w:r>
        <w:proofErr w:type="gramStart"/>
        <w:r>
          <w:t>jss.v067.i</w:t>
        </w:r>
        <w:proofErr w:type="gramEnd"/>
        <w:r>
          <w:t>01.</w:t>
        </w:r>
      </w:ins>
    </w:p>
    <w:p w14:paraId="22E1BA5D" w14:textId="2FFDE840" w:rsidR="00DD5F31" w:rsidRDefault="00DD5F31" w:rsidP="00901C6D">
      <w:pPr>
        <w:spacing w:line="480" w:lineRule="auto"/>
        <w:rPr>
          <w:ins w:id="200" w:author="MICHAEL A NEWTON" w:date="2020-06-25T11:11:00Z"/>
        </w:rPr>
      </w:pPr>
      <w:ins w:id="201" w:author="MICHAEL A NEWTON" w:date="2020-06-25T12:39:00Z">
        <w:r w:rsidRPr="00DD5F31">
          <w:rPr>
            <w:i/>
            <w:iCs/>
          </w:rPr>
          <w:t>RStudio Team (2020). RStudio: Integrated Development for R. RStudio, PBC, Boston, MA URL </w:t>
        </w:r>
        <w:r w:rsidRPr="00DD5F31">
          <w:fldChar w:fldCharType="begin"/>
        </w:r>
        <w:r w:rsidRPr="00DD5F31">
          <w:instrText xml:space="preserve"> HYPERLINK "http://www.rstudio.com/" </w:instrText>
        </w:r>
        <w:r w:rsidRPr="00DD5F31">
          <w:fldChar w:fldCharType="separate"/>
        </w:r>
        <w:r w:rsidRPr="00DD5F31">
          <w:rPr>
            <w:rStyle w:val="Hyperlink"/>
            <w:i/>
            <w:iCs/>
          </w:rPr>
          <w:t>http://www.rstudio.com/</w:t>
        </w:r>
        <w:r w:rsidRPr="00DD5F31">
          <w:fldChar w:fldCharType="end"/>
        </w:r>
        <w:r w:rsidRPr="00DD5F31">
          <w:rPr>
            <w:i/>
            <w:iCs/>
          </w:rPr>
          <w:t>.</w:t>
        </w:r>
      </w:ins>
    </w:p>
    <w:p w14:paraId="089522D4" w14:textId="33DFA5A9" w:rsidR="00E93ECA" w:rsidRDefault="00E93ECA" w:rsidP="00E93ECA">
      <w:pPr>
        <w:spacing w:line="480" w:lineRule="auto"/>
        <w:rPr>
          <w:ins w:id="202" w:author="MICHAEL A NEWTON" w:date="2020-06-25T12:09:00Z"/>
        </w:rPr>
      </w:pPr>
      <w:ins w:id="203" w:author="MICHAEL A NEWTON" w:date="2020-06-25T12:03:00Z">
        <w:r w:rsidRPr="00E93ECA">
          <w:t>Newton, M.A., Quintana, F.A., den Boon, J.A., Sengupta, S. and Ahlquist, P. (2007). Random-set methods identify distinct aspects of the enrichment signal in gene-set analysis. </w:t>
        </w:r>
        <w:r w:rsidRPr="00E93ECA">
          <w:rPr>
            <w:i/>
            <w:iCs/>
          </w:rPr>
          <w:t>Annals of Applied Statistics</w:t>
        </w:r>
        <w:r w:rsidRPr="00E93ECA">
          <w:t>, 1, 85-106</w:t>
        </w:r>
      </w:ins>
      <w:ins w:id="204" w:author="MICHAEL A NEWTON" w:date="2020-06-25T12:05:00Z">
        <w:r>
          <w:t xml:space="preserve">. </w:t>
        </w:r>
      </w:ins>
      <w:ins w:id="205" w:author="MICHAEL A NEWTON" w:date="2020-06-25T12:04:00Z">
        <w:r>
          <w:fldChar w:fldCharType="begin"/>
        </w:r>
        <w:r>
          <w:instrText xml:space="preserve"> HYPERLINK "https://github.com/wiscstatman/allez" </w:instrText>
        </w:r>
        <w:r>
          <w:fldChar w:fldCharType="separate"/>
        </w:r>
        <w:r>
          <w:rPr>
            <w:rStyle w:val="Hyperlink"/>
          </w:rPr>
          <w:t>https://github.com/wiscstatman/allez</w:t>
        </w:r>
        <w:r>
          <w:fldChar w:fldCharType="end"/>
        </w:r>
      </w:ins>
      <w:ins w:id="206" w:author="MICHAEL A NEWTON" w:date="2020-06-25T12:07:00Z">
        <w:r>
          <w:t xml:space="preserve"> [version 2.0.7]</w:t>
        </w:r>
      </w:ins>
    </w:p>
    <w:p w14:paraId="66514409" w14:textId="4673A62D" w:rsidR="00E93ECA" w:rsidRDefault="00E93ECA" w:rsidP="00E93ECA">
      <w:pPr>
        <w:spacing w:line="480" w:lineRule="auto"/>
        <w:rPr>
          <w:ins w:id="207" w:author="MICHAEL A NEWTON" w:date="2020-06-25T12:37:00Z"/>
        </w:rPr>
      </w:pPr>
      <w:ins w:id="208" w:author="MICHAEL A NEWTON" w:date="2020-06-25T12:09:00Z">
        <w:r w:rsidRPr="00E93ECA">
          <w:lastRenderedPageBreak/>
          <w:t>Hao, L, He, Q, Wang, Z, Craven, M, Newton, MA, and Ahlquist, P (2013). </w:t>
        </w:r>
        <w:r w:rsidRPr="00E93ECA">
          <w:fldChar w:fldCharType="begin"/>
        </w:r>
        <w:r w:rsidRPr="00E93ECA">
          <w:instrText xml:space="preserve"> HYPERLINK "http://www.ploscompbiol.org/article/authors/info%3Adoi%2F10.1371%2Fjournal.pcbi.1003235" </w:instrText>
        </w:r>
        <w:r w:rsidRPr="00E93ECA">
          <w:fldChar w:fldCharType="separate"/>
        </w:r>
        <w:r w:rsidRPr="00E93ECA">
          <w:rPr>
            <w:rStyle w:val="Hyperlink"/>
          </w:rPr>
          <w:t>Limited agreement of independent RNAi screens for virus-required host genes owes more to false-negative than false-positive factors. </w:t>
        </w:r>
        <w:proofErr w:type="spellStart"/>
        <w:r w:rsidRPr="00E93ECA">
          <w:fldChar w:fldCharType="end"/>
        </w:r>
        <w:r w:rsidRPr="00E93ECA">
          <w:rPr>
            <w:i/>
            <w:iCs/>
          </w:rPr>
          <w:t>PLoS</w:t>
        </w:r>
        <w:proofErr w:type="spellEnd"/>
        <w:r w:rsidRPr="00E93ECA">
          <w:rPr>
            <w:i/>
            <w:iCs/>
          </w:rPr>
          <w:t xml:space="preserve"> </w:t>
        </w:r>
        <w:proofErr w:type="spellStart"/>
        <w:r w:rsidRPr="00E93ECA">
          <w:rPr>
            <w:i/>
            <w:iCs/>
          </w:rPr>
          <w:t>Comput</w:t>
        </w:r>
        <w:proofErr w:type="spellEnd"/>
        <w:r w:rsidRPr="00E93ECA">
          <w:rPr>
            <w:i/>
            <w:iCs/>
          </w:rPr>
          <w:t xml:space="preserve"> Biol </w:t>
        </w:r>
        <w:r w:rsidRPr="00E93ECA">
          <w:t>9(9): e1003235. </w:t>
        </w:r>
      </w:ins>
    </w:p>
    <w:p w14:paraId="5009BD3F" w14:textId="1609E9C0" w:rsidR="00B557C4" w:rsidRDefault="00F7115D" w:rsidP="00E93ECA">
      <w:pPr>
        <w:spacing w:line="480" w:lineRule="auto"/>
        <w:rPr>
          <w:ins w:id="209" w:author="MICHAEL A NEWTON" w:date="2020-06-25T12:30:00Z"/>
        </w:rPr>
      </w:pPr>
      <w:proofErr w:type="spellStart"/>
      <w:ins w:id="210" w:author="MICHAEL A NEWTON" w:date="2020-06-25T12:37:00Z">
        <w:r w:rsidRPr="00F7115D">
          <w:t>Pleiman</w:t>
        </w:r>
        <w:proofErr w:type="spellEnd"/>
        <w:r w:rsidRPr="00F7115D">
          <w:t xml:space="preserve">, J.K., Irving, A.A., Wang, Z., </w:t>
        </w:r>
        <w:proofErr w:type="spellStart"/>
        <w:r w:rsidRPr="00F7115D">
          <w:t>Toraason</w:t>
        </w:r>
        <w:proofErr w:type="spellEnd"/>
        <w:r w:rsidRPr="00F7115D">
          <w:t xml:space="preserve">, E., </w:t>
        </w:r>
        <w:proofErr w:type="spellStart"/>
        <w:r w:rsidRPr="00F7115D">
          <w:t>Clipson</w:t>
        </w:r>
        <w:proofErr w:type="spellEnd"/>
        <w:r w:rsidRPr="00F7115D">
          <w:t>, L., Dove, W.F., Deming, D.A. and Newton, M.A., 2018. </w:t>
        </w:r>
        <w:r w:rsidRPr="00F7115D">
          <w:fldChar w:fldCharType="begin"/>
        </w:r>
        <w:r w:rsidRPr="00F7115D">
          <w:instrText xml:space="preserve"> HYPERLINK "https://journals.plos.org/plosgenetics/article?id=10.1371/journal.pgen.1007611" </w:instrText>
        </w:r>
        <w:r w:rsidRPr="00F7115D">
          <w:fldChar w:fldCharType="separate"/>
        </w:r>
        <w:r w:rsidRPr="00F7115D">
          <w:rPr>
            <w:rStyle w:val="Hyperlink"/>
          </w:rPr>
          <w:t>The conserved protective cyclic AMP-phosphodiesterase function PDE4B is expressed in the adenoma and adjacent normal colonic epithelium of mammals and silenced in colorectal cancer.</w:t>
        </w:r>
        <w:r w:rsidRPr="00F7115D">
          <w:fldChar w:fldCharType="end"/>
        </w:r>
        <w:r w:rsidRPr="00F7115D">
          <w:t> </w:t>
        </w:r>
        <w:proofErr w:type="spellStart"/>
        <w:r w:rsidRPr="00F7115D">
          <w:rPr>
            <w:i/>
            <w:iCs/>
          </w:rPr>
          <w:t>PLoS</w:t>
        </w:r>
        <w:proofErr w:type="spellEnd"/>
        <w:r w:rsidRPr="00F7115D">
          <w:rPr>
            <w:i/>
            <w:iCs/>
          </w:rPr>
          <w:t xml:space="preserve"> </w:t>
        </w:r>
        <w:r>
          <w:rPr>
            <w:i/>
            <w:iCs/>
          </w:rPr>
          <w:t>G</w:t>
        </w:r>
        <w:r w:rsidRPr="00F7115D">
          <w:rPr>
            <w:i/>
            <w:iCs/>
          </w:rPr>
          <w:t>enetics,</w:t>
        </w:r>
        <w:r w:rsidRPr="00F7115D">
          <w:t> 14(9), p.e1007611.</w:t>
        </w:r>
      </w:ins>
    </w:p>
    <w:p w14:paraId="659A5228" w14:textId="41ACE5A8" w:rsidR="002D4512" w:rsidRPr="002D4512" w:rsidRDefault="002D4512" w:rsidP="002D4512">
      <w:pPr>
        <w:spacing w:line="480" w:lineRule="auto"/>
        <w:rPr>
          <w:ins w:id="211" w:author="MICHAEL A NEWTON" w:date="2020-06-25T12:31:00Z"/>
        </w:rPr>
      </w:pPr>
      <w:ins w:id="212" w:author="MICHAEL A NEWTON" w:date="2020-06-25T12:31:00Z">
        <w:r w:rsidRPr="002D4512">
          <w:t xml:space="preserve">McDonald, J.H. 2014. Handbook of Biological Statistics (3rd ed.). Sparky House Publishing, Baltimore, Maryland. </w:t>
        </w:r>
        <w:r>
          <w:t xml:space="preserve">(pages </w:t>
        </w:r>
        <w:r w:rsidRPr="002D4512">
          <w:t>157-164</w:t>
        </w:r>
        <w:r>
          <w:t xml:space="preserve"> on Kruskal Wallis)</w:t>
        </w:r>
        <w:r w:rsidRPr="002D4512">
          <w:t> </w:t>
        </w:r>
      </w:ins>
    </w:p>
    <w:p w14:paraId="4C6CF4DE" w14:textId="77777777" w:rsidR="002D4512" w:rsidRPr="00E93ECA" w:rsidRDefault="002D4512" w:rsidP="00E93ECA">
      <w:pPr>
        <w:spacing w:line="480" w:lineRule="auto"/>
        <w:rPr>
          <w:ins w:id="213" w:author="MICHAEL A NEWTON" w:date="2020-06-25T12:09:00Z"/>
        </w:rPr>
      </w:pPr>
    </w:p>
    <w:p w14:paraId="25E30309" w14:textId="77777777" w:rsidR="00E93ECA" w:rsidRDefault="00E93ECA" w:rsidP="00E93ECA">
      <w:pPr>
        <w:spacing w:line="480" w:lineRule="auto"/>
        <w:rPr>
          <w:ins w:id="214" w:author="MICHAEL A NEWTON" w:date="2020-06-25T12:04:00Z"/>
        </w:rPr>
        <w:pPrChange w:id="215" w:author="MICHAEL A NEWTON" w:date="2020-06-25T12:04:00Z">
          <w:pPr/>
        </w:pPrChange>
      </w:pPr>
    </w:p>
    <w:p w14:paraId="24B89F91" w14:textId="5C65CD3F" w:rsidR="00E93ECA" w:rsidRPr="00E93ECA" w:rsidRDefault="00E93ECA" w:rsidP="00E93ECA">
      <w:pPr>
        <w:spacing w:line="480" w:lineRule="auto"/>
        <w:rPr>
          <w:ins w:id="216" w:author="MICHAEL A NEWTON" w:date="2020-06-25T12:03:00Z"/>
        </w:rPr>
      </w:pPr>
    </w:p>
    <w:p w14:paraId="5C7FCE90" w14:textId="77777777" w:rsidR="00E93ECA" w:rsidRDefault="00E93ECA" w:rsidP="00901C6D">
      <w:pPr>
        <w:spacing w:line="480" w:lineRule="auto"/>
        <w:rPr>
          <w:ins w:id="217" w:author="MICHAEL A NEWTON" w:date="2020-06-25T09:19:00Z"/>
        </w:rPr>
      </w:pPr>
    </w:p>
    <w:p w14:paraId="72F31FEF" w14:textId="77777777" w:rsidR="00491E66" w:rsidRDefault="00491E66" w:rsidP="00920D04">
      <w:pPr>
        <w:spacing w:line="480" w:lineRule="auto"/>
      </w:pPr>
    </w:p>
    <w:p w14:paraId="68E4CE82" w14:textId="5842F741" w:rsidR="00920D04" w:rsidRPr="00DF732B" w:rsidDel="00B4518F" w:rsidRDefault="00920D04" w:rsidP="00920D04">
      <w:pPr>
        <w:spacing w:line="480" w:lineRule="auto"/>
        <w:rPr>
          <w:moveFrom w:id="218" w:author="MICHAEL A NEWTON" w:date="2020-06-25T11:07:00Z"/>
          <w:b/>
          <w:bCs/>
        </w:rPr>
      </w:pPr>
      <w:moveFromRangeStart w:id="219" w:author="MICHAEL A NEWTON" w:date="2020-06-25T11:07:00Z" w:name="move43975652"/>
      <w:moveFrom w:id="220" w:author="MICHAEL A NEWTON" w:date="2020-06-25T11:07:00Z">
        <w:r w:rsidRPr="00DF732B" w:rsidDel="00B4518F">
          <w:rPr>
            <w:b/>
            <w:bCs/>
          </w:rPr>
          <w:t>Gene Ontology Analysis</w:t>
        </w:r>
      </w:moveFrom>
    </w:p>
    <w:p w14:paraId="2CD3407F" w14:textId="742BCDE1" w:rsidR="00920D04" w:rsidDel="00B4518F" w:rsidRDefault="00920D04" w:rsidP="00920D04">
      <w:pPr>
        <w:spacing w:line="480" w:lineRule="auto"/>
        <w:rPr>
          <w:moveFrom w:id="221" w:author="MICHAEL A NEWTON" w:date="2020-06-25T11:07:00Z"/>
        </w:rPr>
      </w:pPr>
      <w:moveFrom w:id="222" w:author="MICHAEL A NEWTON" w:date="2020-06-25T11:07:00Z">
        <w:r w:rsidDel="00B4518F">
          <w:t>Gene Ontology analysis was performed using the GOrilla software</w:t>
        </w:r>
        <w:r w:rsidDel="00B4518F">
          <w:fldChar w:fldCharType="begin"/>
        </w:r>
        <w:r w:rsidR="00962FCC" w:rsidDel="00B4518F">
          <w:instrText xml:space="preserve"> ADDIN ZOTERO_ITEM CSL_CITATION {"citationID":"qhQ7QXqP","properties":{"formattedCitation":"[25]","plainCitation":"[25]","noteIndex":0},"citationItems":[{"id":1113,"uris":["http://zotero.org/users/5058535/items/HETW326N"],"uri":["http://zotero.org/users/5058535/items/HETW326N"],"itemData":{"id":1113,"type":"article-journal","abstract":"Since the inception of the GO annotation project, a variety of tools have been developed that support exploring and searching the GO database. In particular, a variety of tools that perform GO enrichment analysis are currently available. Most of these tools require as input a target set of genes and a background set and seek enrichment in the target set compared to the background set. A few tools also exist that support analyzing ranked lists. The latter typically rely on simulations or on union-bound correction for assigning statistical significance to the results.","container-title":"BMC Bioinformatics","DOI":"10.1186/1471-2105-10-48","ISSN":"1471-2105","issue":"1","journalAbbreviation":"BMC Bioinformatics","page":"48","source":"BioMed Central","title":"GOrilla: a tool for discovery and visualization of enriched GO terms in ranked gene lists","title-short":"GOrilla","volume":"10","author":[{"family":"Eden","given":"Eran"},{"family":"Navon","given":"Roy"},{"family":"Steinfeld","given":"Israel"},{"family":"Lipson","given":"Doron"},{"family":"Yakhini","given":"Zohar"}],"issued":{"date-parts":[["2009",2,3]]}}}],"schema":"https://github.com/citation-style-language/schema/raw/master/csl-citation.json"} </w:instrText>
        </w:r>
        <w:r w:rsidDel="00B4518F">
          <w:fldChar w:fldCharType="separate"/>
        </w:r>
        <w:r w:rsidR="00962FCC" w:rsidRPr="00962FCC" w:rsidDel="00B4518F">
          <w:rPr>
            <w:rFonts w:ascii="Calibri" w:hAnsi="Calibri" w:cs="Calibri"/>
          </w:rPr>
          <w:t>[25]</w:t>
        </w:r>
        <w:r w:rsidDel="00B4518F">
          <w:fldChar w:fldCharType="end"/>
        </w:r>
        <w:r w:rsidDel="00B4518F">
          <w:t>. The set of all proteins on the microarray was used as the background list and the subset of proteins of interest was used as the target list, with a p value threshold of 10</w:t>
        </w:r>
        <w:r w:rsidDel="00B4518F">
          <w:rPr>
            <w:vertAlign w:val="superscript"/>
          </w:rPr>
          <w:t>-3</w:t>
        </w:r>
        <w:r w:rsidDel="00B4518F">
          <w:t xml:space="preserve">. The output was visualized either directly using GOrilla or using </w:t>
        </w:r>
        <w:r w:rsidRPr="0080427A" w:rsidDel="00B4518F">
          <w:t>REViGO</w:t>
        </w:r>
        <w:r w:rsidDel="00B4518F">
          <w:fldChar w:fldCharType="begin"/>
        </w:r>
        <w:r w:rsidR="00962FCC" w:rsidDel="00B4518F">
          <w:instrText xml:space="preserve"> ADDIN ZOTERO_ITEM CSL_CITATION {"citationID":"Y17Hz7Ep","properties":{"formattedCitation":"[26]","plainCitation":"[26]","noteIndex":0},"citationItems":[{"id":1116,"uris":["http://zotero.org/users/5058535/items/88JXM5KY"],"uri":["http://zotero.org/users/5058535/items/88JXM5KY"],"itemData":{"id":1116,"type":"article-journal","abstrac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http://revigo.irb.hr/.","container-title":"PLOS ONE","DOI":"10.1371/journal.pone.0021800","ISSN":"1932-6203","issue":"7","journalAbbreviation":"PLOS ONE","language":"en","note":"publisher: Public Library of Science","page":"e21800","source":"PLoS Journals","title":"REVIGO Summarizes and Visualizes Long Lists of Gene Ontology Terms","volume":"6","author":[{"family":"Supek","given":"Fran"},{"family":"Bošnjak","given":"Matko"},{"family":"Škunca","given":"Nives"},{"family":"Šmuc","given":"Tomislav"}],"issued":{"date-parts":[["2011",7,18]]}}}],"schema":"https://github.com/citation-style-language/schema/raw/master/csl-citation.json"} </w:instrText>
        </w:r>
        <w:r w:rsidDel="00B4518F">
          <w:fldChar w:fldCharType="separate"/>
        </w:r>
        <w:r w:rsidR="00962FCC" w:rsidRPr="00962FCC" w:rsidDel="00B4518F">
          <w:rPr>
            <w:rFonts w:ascii="Calibri" w:hAnsi="Calibri" w:cs="Calibri"/>
          </w:rPr>
          <w:t>[26]</w:t>
        </w:r>
        <w:r w:rsidDel="00B4518F">
          <w:fldChar w:fldCharType="end"/>
        </w:r>
        <w:r w:rsidDel="00B4518F">
          <w:t>.</w:t>
        </w:r>
      </w:moveFrom>
    </w:p>
    <w:moveFromRangeEnd w:id="219"/>
    <w:p w14:paraId="3F5E17DC" w14:textId="77777777" w:rsidR="00920D04" w:rsidRPr="0080427A" w:rsidRDefault="00920D04" w:rsidP="00920D04">
      <w:pPr>
        <w:spacing w:line="480" w:lineRule="auto"/>
      </w:pPr>
    </w:p>
    <w:p w14:paraId="17C636F4" w14:textId="77777777" w:rsidR="00920D04" w:rsidRPr="00DF732B" w:rsidRDefault="00920D04" w:rsidP="00920D04">
      <w:pPr>
        <w:spacing w:line="480" w:lineRule="auto"/>
        <w:rPr>
          <w:b/>
          <w:bCs/>
        </w:rPr>
      </w:pPr>
      <w:proofErr w:type="spellStart"/>
      <w:r w:rsidRPr="00DF732B">
        <w:rPr>
          <w:b/>
          <w:bCs/>
        </w:rPr>
        <w:t>UniProt</w:t>
      </w:r>
      <w:proofErr w:type="spellEnd"/>
      <w:r w:rsidRPr="00DF732B">
        <w:rPr>
          <w:b/>
          <w:bCs/>
        </w:rPr>
        <w:t xml:space="preserve"> Analysis</w:t>
      </w:r>
    </w:p>
    <w:p w14:paraId="2A36F4ED" w14:textId="3DFAEC1B" w:rsidR="00920D04" w:rsidRDefault="00920D04" w:rsidP="00920D04">
      <w:pPr>
        <w:spacing w:line="480" w:lineRule="auto"/>
      </w:pPr>
      <w:r>
        <w:t xml:space="preserve">Proteins from the array were matched with </w:t>
      </w:r>
      <w:proofErr w:type="spellStart"/>
      <w:r>
        <w:t>UniProt</w:t>
      </w:r>
      <w:proofErr w:type="spellEnd"/>
      <w:r>
        <w:t xml:space="preserve"> IDs using </w:t>
      </w:r>
      <w:proofErr w:type="spellStart"/>
      <w:r>
        <w:t>UniGene</w:t>
      </w:r>
      <w:proofErr w:type="spellEnd"/>
      <w:r>
        <w:t xml:space="preserve"> IDs when available and protein names otherwise. Data were then retrieved from </w:t>
      </w:r>
      <w:proofErr w:type="spellStart"/>
      <w:r>
        <w:t>UniProt</w:t>
      </w:r>
      <w:proofErr w:type="spellEnd"/>
      <w:r>
        <w:fldChar w:fldCharType="begin"/>
      </w:r>
      <w:r w:rsidR="00962FCC">
        <w:instrText xml:space="preserve"> ADDIN ZOTERO_ITEM CSL_CITATION {"citationID":"i82eMa2i","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fldChar w:fldCharType="separate"/>
      </w:r>
      <w:r w:rsidR="00962FCC" w:rsidRPr="00962FCC">
        <w:rPr>
          <w:rFonts w:ascii="Calibri" w:hAnsi="Calibri" w:cs="Calibri"/>
        </w:rPr>
        <w:t>[27]</w:t>
      </w:r>
      <w:r>
        <w:fldChar w:fldCharType="end"/>
      </w:r>
      <w:r>
        <w:t xml:space="preserve"> on gene names, protein length, and subcellular location. </w:t>
      </w:r>
      <w:proofErr w:type="spellStart"/>
      <w:r>
        <w:t>UniProt</w:t>
      </w:r>
      <w:proofErr w:type="spellEnd"/>
      <w:r>
        <w:t xml:space="preserve"> may designate a protein with multiple subcellular localizations, in which case all localizations were kept in the analysis. This sometimes leads to percentages that add up to over 100%. </w:t>
      </w:r>
    </w:p>
    <w:p w14:paraId="195EEA1D" w14:textId="692E8F01" w:rsidR="00920D04" w:rsidDel="0020547C" w:rsidRDefault="00920D04" w:rsidP="00920D04">
      <w:pPr>
        <w:spacing w:line="480" w:lineRule="auto"/>
        <w:rPr>
          <w:del w:id="223" w:author="MICHAEL A NEWTON" w:date="2020-06-25T12:41:00Z"/>
        </w:rPr>
      </w:pPr>
    </w:p>
    <w:p w14:paraId="69480EFC" w14:textId="08A041FF" w:rsidR="00920D04" w:rsidRPr="00DF732B" w:rsidDel="0020547C" w:rsidRDefault="00920D04" w:rsidP="00920D04">
      <w:pPr>
        <w:spacing w:line="480" w:lineRule="auto"/>
        <w:rPr>
          <w:del w:id="224" w:author="MICHAEL A NEWTON" w:date="2020-06-25T12:41:00Z"/>
          <w:b/>
          <w:bCs/>
        </w:rPr>
      </w:pPr>
      <w:del w:id="225" w:author="MICHAEL A NEWTON" w:date="2020-06-25T12:41:00Z">
        <w:r w:rsidRPr="00DF732B" w:rsidDel="0020547C">
          <w:rPr>
            <w:b/>
            <w:bCs/>
          </w:rPr>
          <w:delText>Statistical Analysis</w:delText>
        </w:r>
      </w:del>
    </w:p>
    <w:p w14:paraId="0C73B915" w14:textId="3C3BAB34" w:rsidR="00920D04" w:rsidRPr="00747382" w:rsidDel="00824349" w:rsidRDefault="00920D04" w:rsidP="00920D04">
      <w:pPr>
        <w:spacing w:line="480" w:lineRule="auto"/>
        <w:rPr>
          <w:del w:id="226" w:author="MICHAEL A NEWTON" w:date="2020-06-25T09:51:00Z"/>
        </w:rPr>
      </w:pPr>
      <w:moveFromRangeStart w:id="227" w:author="MICHAEL A NEWTON" w:date="2020-06-25T09:47:00Z" w:name="move43970845"/>
      <w:moveFrom w:id="228" w:author="MICHAEL A NEWTON" w:date="2020-06-25T09:47:00Z">
        <w:del w:id="229" w:author="MICHAEL A NEWTON" w:date="2020-06-25T09:51:00Z">
          <w:r w:rsidDel="00824349">
            <w:delText xml:space="preserve">Pearson correlation coefficients were calculated for each pair of observations of fluorescence data, creating a 345 x 345 matrix. The Fisher transformation was then applied before averaging coefficients together to assess reproducibility of the array. </w:delText>
          </w:r>
        </w:del>
      </w:moveFrom>
      <w:moveFromRangeEnd w:id="227"/>
      <w:del w:id="230" w:author="MICHAEL A NEWTON" w:date="2020-06-25T09:47:00Z">
        <w:r w:rsidDel="00824349">
          <w:delText>ANOVA with the Tukey’s Honest Significant Differences post-test was used to compare the numbers of proteins recognized among patients with different clinical</w:delText>
        </w:r>
        <w:r w:rsidR="003C1BA0" w:rsidDel="00824349">
          <w:delText xml:space="preserve"> stage</w:delText>
        </w:r>
        <w:r w:rsidDel="00824349">
          <w:delText xml:space="preserve">s. </w:delText>
        </w:r>
      </w:del>
      <w:del w:id="231" w:author="MICHAEL A NEWTON" w:date="2020-06-25T09:51:00Z">
        <w:r w:rsidDel="00824349">
          <w:delText>A linear model was fit to each peptide for each patient to determine if there was an increase in signal over time. Peptides with a coefficient of at least 0.33 and a p value less than 0.05 were considered to have increased antibody response over time. Fisher’s exact test was used to compare proportions of patients with antibody responses between groups. For all analyses, a p value less 0.05 was considered significant. Data analysis was performed in R version 3.6.2</w:delText>
        </w:r>
        <w:r w:rsidDel="00824349">
          <w:fldChar w:fldCharType="begin"/>
        </w:r>
        <w:r w:rsidR="00962FCC" w:rsidDel="00824349">
          <w:delInstrText xml:space="preserve"> ADDIN ZOTERO_ITEM CSL_CITATION {"citationID":"3ZnpPoH5","properties":{"formattedCitation":"[28]","plainCitation":"[28]","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delInstrText>
        </w:r>
        <w:r w:rsidDel="00824349">
          <w:fldChar w:fldCharType="separate"/>
        </w:r>
        <w:r w:rsidR="00962FCC" w:rsidRPr="00962FCC" w:rsidDel="00824349">
          <w:rPr>
            <w:rFonts w:ascii="Calibri" w:hAnsi="Calibri" w:cs="Calibri"/>
          </w:rPr>
          <w:delText>[28]</w:delText>
        </w:r>
        <w:r w:rsidDel="00824349">
          <w:fldChar w:fldCharType="end"/>
        </w:r>
        <w:r w:rsidDel="00824349">
          <w:delText>.</w:delText>
        </w:r>
      </w:del>
    </w:p>
    <w:p w14:paraId="5D0B3F53" w14:textId="2C5196A3" w:rsidR="00920D04" w:rsidRPr="00AE73E5" w:rsidRDefault="00920D04" w:rsidP="00920D04">
      <w:pPr>
        <w:spacing w:line="480" w:lineRule="auto"/>
        <w:rPr>
          <w:b/>
          <w:bCs/>
          <w:noProof/>
        </w:rPr>
      </w:pPr>
      <w:del w:id="232" w:author="MICHAEL A NEWTON" w:date="2020-06-25T12:41:00Z">
        <w:r w:rsidDel="0020547C">
          <w:br w:type="column"/>
        </w:r>
      </w:del>
      <w:r w:rsidR="00AE73E5">
        <w:rPr>
          <w:b/>
          <w:bCs/>
          <w:noProof/>
        </w:rPr>
        <w:t>RESULTS</w:t>
      </w:r>
    </w:p>
    <w:p w14:paraId="581C0EEB" w14:textId="24BD7A01" w:rsidR="00B266A3" w:rsidRPr="00B266A3" w:rsidRDefault="00B266A3" w:rsidP="00D114F5">
      <w:pPr>
        <w:spacing w:line="480" w:lineRule="auto"/>
        <w:rPr>
          <w:b/>
          <w:bCs/>
          <w:noProof/>
        </w:rPr>
      </w:pPr>
      <w:r w:rsidRPr="00B266A3">
        <w:rPr>
          <w:b/>
          <w:bCs/>
        </w:rPr>
        <w:t>A prostate cancer-specific peptide microarray was able to reproducibly measure antibody signatures from serum of healthy individuals and prostate cancer patients</w:t>
      </w:r>
    </w:p>
    <w:p w14:paraId="083476FA" w14:textId="799B6078" w:rsidR="00920D04" w:rsidRDefault="00920D04" w:rsidP="00920D04">
      <w:pPr>
        <w:spacing w:line="480" w:lineRule="auto"/>
        <w:ind w:firstLine="720"/>
        <w:rPr>
          <w:noProof/>
        </w:rPr>
      </w:pPr>
      <w:r>
        <w:rPr>
          <w:noProof/>
        </w:rPr>
        <w:t>To characterize antibody responses to a wide variety of proteins in prostate cancer patients, we designed a peptide microarray able to be screened with patient sera. This array included peptides spanning the amino acid sequences of 1451 of the most abundantly expressed gene products in metastatic prostate cancer [</w:t>
      </w:r>
      <w:commentRangeStart w:id="233"/>
      <w:r>
        <w:rPr>
          <w:noProof/>
        </w:rPr>
        <w:t>citation</w:t>
      </w:r>
      <w:commentRangeEnd w:id="233"/>
      <w:r w:rsidR="00C6518A">
        <w:rPr>
          <w:rStyle w:val="CommentReference"/>
        </w:rPr>
        <w:commentReference w:id="233"/>
      </w:r>
      <w:r>
        <w:rPr>
          <w:noProof/>
        </w:rPr>
        <w:t>], including 125 proteins identified in previous studies examining serum antibody responses in prostate cancer patients</w:t>
      </w:r>
      <w:r>
        <w:rPr>
          <w:noProof/>
        </w:rPr>
        <w:fldChar w:fldCharType="begin"/>
      </w:r>
      <w:r w:rsidR="00143E2B">
        <w:rPr>
          <w:noProof/>
        </w:rPr>
        <w:instrText xml:space="preserve"> ADDIN ZOTERO_ITEM CSL_CITATION {"citationID":"l9J6vt0C","properties":{"formattedCitation":"[22,29]","plainCitation":"[22,29]","noteIndex":0},"citationItems":[{"id":847,"uris":["http://zotero.org/users/5058535/items/RN4W8J2W"],"uri":["http://zotero.org/users/5058535/items/RN4W8J2W"],"itemData":{"id":847,"type":"article-journal","abstract":"Europe PMC is an archive of life sciences journal literature., IgG responses to tissue-associated antigens as biomarkers of immunological treatment efficacy.","container-title":"Journal of Biomedicine &amp; Biotechnology","DOI":"10.1155/2011/454861","ISSN":"1110-7243, 1110-7251","journalAbbreviation":"J Biomed Biotechnol","language":"English","note":"PMID: 21197272","page":"454861-454861","source":"europepmc.org","title":"IgG responses to tissue-associated antigens as biomarkers of immunological treatment efficacy.","volume":"2011","author":[{"family":"Ha","given":"Smith"},{"family":"Bb","given":"Maricque"},{"family":"J","given":"Eberhardt"},{"family":"B","given":"Petersen"},{"family":"Jl","given":"Gulley"},{"family":"J","given":"Schlom"},{"family":"Dg","given":"McNeel"}],"issued":{"date-parts":[["2010",12,19]]}}},{"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Pr>
          <w:noProof/>
        </w:rPr>
        <w:fldChar w:fldCharType="separate"/>
      </w:r>
      <w:r w:rsidR="00143E2B" w:rsidRPr="00143E2B">
        <w:rPr>
          <w:rFonts w:ascii="Calibri" w:hAnsi="Calibri" w:cs="Calibri"/>
        </w:rPr>
        <w:t>[22,29]</w:t>
      </w:r>
      <w:r>
        <w:rPr>
          <w:noProof/>
        </w:rPr>
        <w:fldChar w:fldCharType="end"/>
      </w:r>
      <w:r>
        <w:rPr>
          <w:noProof/>
        </w:rPr>
        <w:t>. We also included a set of peptides spanning the predicted amino acid sequences of 160 potential open reading frames (ORFs) from long non-coding RNAs (lncRNAs) that have been shown to be highly expressed in prostate cancer[</w:t>
      </w:r>
      <w:commentRangeStart w:id="234"/>
      <w:r>
        <w:rPr>
          <w:noProof/>
        </w:rPr>
        <w:t>citation</w:t>
      </w:r>
      <w:commentRangeEnd w:id="234"/>
      <w:r w:rsidR="00526D7F">
        <w:rPr>
          <w:rStyle w:val="CommentReference"/>
        </w:rPr>
        <w:commentReference w:id="234"/>
      </w:r>
      <w:r>
        <w:rPr>
          <w:noProof/>
        </w:rPr>
        <w:t>]. We included these given their strong association with prostate cancer. While most would likely serve as negative controls as they would not be expected to encode gene products, other groups have shown that some lncRNAs may be translated into unstable peptides or even functional proteins</w:t>
      </w:r>
      <w:r w:rsidR="00526D7F">
        <w:rPr>
          <w:noProof/>
        </w:rPr>
        <w:t>,</w:t>
      </w:r>
      <w:r>
        <w:rPr>
          <w:noProof/>
        </w:rPr>
        <w:t xml:space="preserve"> especially with the dysregulation induced by cancer</w:t>
      </w:r>
      <w:r w:rsidR="0015459A">
        <w:rPr>
          <w:noProof/>
        </w:rPr>
        <w:t xml:space="preserve"> </w:t>
      </w:r>
      <w:r>
        <w:rPr>
          <w:noProof/>
        </w:rPr>
        <w:fldChar w:fldCharType="begin"/>
      </w:r>
      <w:r w:rsidR="00143E2B">
        <w:rPr>
          <w:noProof/>
        </w:rPr>
        <w:instrText xml:space="preserve"> ADDIN ZOTERO_ITEM CSL_CITATION {"citationID":"gWGB4Thh","properties":{"formattedCitation":"[30\\uc0\\u8211{}32]","plainCitation":"[30–32]","noteIndex":0},"citationItems":[{"id":1071,"uris":["http://zotero.org/users/5058535/items/BS5U7ZXU"],"uri":["http://zotero.org/users/5058535/items/BS5U7ZXU"],"itemData":{"id":1071,"type":"article-journal","abstract":"Micropeptides (≤100 amino acids) are essential regulators of physiological and pathological processes, which can be encoded by small open reading frames (smORFs) derived from long non-coding RNAs (lncRNAs). Recently, lncRNA-encoded micropeptides have been shown to have essential roles in tumorigenesis. Since translated smORF identification remains technically challenging, little is known of their pathological functions in cancer. Therefore, we created classifiers to identify translated smORFs derived from lncRNAs based on ribosome-protected fragment sequencing and machine learning methods. In total, 537 putative translated smORFs were identified and the coding potential of five smORFs was experimentally validated via green fluorescent protein-tagged protein generation and mass spectrometry. After analyzing 11 lncRNA expression profiles of seven cancer types, we identified one validated translated lncRNA, ZFAS1, which was significantly up-regulated in hepatocellular carcinoma (HCC). Functional studies revealed that ZFAS1 can promote cancer cell migration by elevating intracellular reactive oxygen species production by inhibiting nicotinamide adenine dinucleotide dehydrogenase expression, indicating that translated ZFAS1 may be an essential oncogene in the progression of HCC. In this study, we systematically identified translated smORFs derived from lncRNAs and explored their potential pathological functions in cancer to improve our comprehensive understanding of the building blocks of living systems","container-title":"Frontiers in Genetics","DOI":"10.3389/fgene.2019.01111","ISSN":"1664-8021","journalAbbreviation":"Front Genet","note":"PMID: 31781169\nPMCID: PMC6861293","source":"PubMed Central","title":"Translated Long Non-Coding Ribonucleic Acid ZFAS1 Promotes Cancer Cell Migration by Elevating Reactive Oxygen Species Production in Hepatocellular Carcinoma","URL":"https://www.ncbi.nlm.nih.gov/pmc/articles/PMC6861293/","volume":"10","author":[{"family":"Guo","given":"Zhi-Wei"},{"family":"Meng","given":"Yu"},{"family":"Zhai","given":"Xiang-Ming"},{"family":"Xie","given":"Chen"},{"family":"Zhao","given":"Na"},{"family":"Li","given":"Min"},{"family":"Zhou","given":"Chun-Lian"},{"family":"Li","given":"Kun"},{"family":"Liu","given":"Tian-Cai"},{"family":"Yang","given":"Xue-Xi"},{"family":"Wu","given":"Ying-Song"}],"accessed":{"date-parts":[["2020",3,3]]},"issued":{"date-parts":[["2019",11,12]]}}},{"id":1069,"uris":["http://zotero.org/users/5058535/items/JAYKJTMA"],"uri":["http://zotero.org/users/5058535/items/JAYKJTMA"],"itemData":{"id":1069,"type":"article-journal","abstract":"Using a new bioinformatic method to analyze ribosome profiling data, we show that 40% of lncRNAs and pseudogene RNAs expressed in human cells are translated. In addition, ~35% of mRNA coding genes are translated upstream of the primary protein-coding region (uORFs) and 4% are translated downstream (dORFs). Translated lncRNAs preferentially localize in the cytoplasm, whereas untranslated lncRNAs preferentially localize in the nucleus. The translation efficiency of cytoplasmic lncRNAs is nearly comparable to that of mRNAs, suggesting that cytoplasmic lncRNAs are engaged by the ribosome and translated. While most peptides generated from lncRNAs may be highly unstable byproducts without function, ~9% of the peptides are conserved in ORFs in mouse transcripts, as are 74% of pseudogene peptides, 24% of uORF peptides and 32% of dORF peptides. Analyses of synonymous and nonsynonymous substitution rates of these conserved peptides show that some are under stabilizing selection, suggesting potential functional importance., DOI:\nhttp://dx.doi.org/10.7554/eLife.08890.001, Our genes encode the instructions needed to make proteins. When a gene is switched on, it’s DNA is used as a template to make molecules of messenger ribonucleic acid (RNA). These RNAs are then “translated” into proteins by large cell machines called ribosomes. Within the messenger RNA, a long region called an “open reading frame” is the section that encodes the protein., The human genome also contains a vast amount of DNA that is not part of any gene. Cells can produce molecules of RNA from this DNA (so-called “non-coding RNAs”), but these RNAs are not thought to code for proteins because they lack long open reading frames. Non-coding RNAs can also be made from sections of DNA called “pseudogenes”, which have lost their ability to code for proteins over the course of evolution. Furthermore, messenger RNAs also contain short open reading frames in the “untranslated” regions that flank the protein-coding region., The extent to which cells translate non-coding RNAs to produce small proteins (or peptides) is not known. “Ribosome profiling” is a powerful method to determine which RNAs are translated, but it is not always possible to distinguish between the RNAs that are genuinely translated and those that just happen to be bound to ribosomes. Ji et al. overcome these limitations by developing a new computational method to analyse data from ribosome profiling., The experiments show that thousands of non-coding RNAs in the human genome are, in fact, translated. This is many more than anticipated and represents approximately 40% of the lncRNAs and pseudogene RNAs, and 35% of untranslated regions in messenger RNAs. Ji et al. also found that a small group of all the lncRNA peptides in the human genome appear to have changed little over the course of evolution, which strongly suggests that they have specific roles in cells. The next challenge is to find out what roles the peptides encoded by these lncRNAs play in cells., DOI:\nhttp://dx.doi.org/10.7554/eLife.08890.002","container-title":"eLife","DOI":"10.7554/eLife.08890","ISSN":"2050-084X","journalAbbreviation":"eLife","note":"PMID: 26687005\nPMCID: PMC4739776","source":"PubMed Central","title":"Many lncRNAs, 5’UTRs, and pseudogenes are translated and some are likely to express functional proteins","URL":"https://www.ncbi.nlm.nih.gov/pmc/articles/PMC4739776/","volume":"4","author":[{"family":"Ji","given":"Zhe"},{"family":"Song","given":"Ruisheng"},{"family":"Regev","given":"Aviv"},{"family":"Struhl","given":"Kevin"}],"accessed":{"date-parts":[["2020",3,3]]}}},{"id":1070,"uris":["http://zotero.org/users/5058535/items/CZY5ZWS4"],"uri":["http://zotero.org/users/5058535/items/CZY5ZWS4"],"itemData":{"id":1070,"type":"article-journal","abstract":"The ability to sequence genomes has far outstripped approaches for deciphering the information they encode. Here we present a suite of techniques, based on ribosome profiling (the deep-sequencing of ribosome-protected mRNA fragments), to provide genome-wide maps of protein synthesis as well as a pulse-chase strategy for determining rates of translation elongation. We exploit the propensity of harringtonine to cause ribosomes to accumulate at sites of translation initiation together with a machine learning algorithm to define protein products systematically. Analysis of translation in mouse embryonic stem cells reveals thousands of strong pause sites and novel translation products. These include amino-terminal extensions and truncations and upstream open reading frames with regulatory potential, initiated at both AUG and non-AUG codons, whose translation changes after differentiation. We also define a new class of short, polycistronic ribosome-associated coding RNAs (sprcRNAs) that encode small proteins. Our studies reveal an unanticipated complexity to mammalian proteomes.","container-title":"Cell","DOI":"10.1016/j.cell.2011.10.002","ISSN":"0092-8674","issue":"4","journalAbbreviation":"Cell","note":"PMID: 22056041\nPMCID: PMC3225288","page":"789-802","source":"PubMed Central","title":"Ribosome Profiling of Mouse Embryonic Stem Cells Reveals the Complexity of Mammalian Proteomes","volume":"147","author":[{"family":"Ingolia","given":"Nicholas T."},{"family":"Lareau","given":"Liana F."},{"family":"Weissman","given":"Jonathan S."}],"issued":{"date-parts":[["2011",11,11]]}}}],"schema":"https://github.com/citation-style-language/schema/raw/master/csl-citation.json"} </w:instrText>
      </w:r>
      <w:r>
        <w:rPr>
          <w:noProof/>
        </w:rPr>
        <w:fldChar w:fldCharType="separate"/>
      </w:r>
      <w:r w:rsidR="00143E2B" w:rsidRPr="00143E2B">
        <w:rPr>
          <w:rFonts w:ascii="Calibri" w:hAnsi="Calibri" w:cs="Calibri"/>
          <w:szCs w:val="24"/>
        </w:rPr>
        <w:t>[30–32]</w:t>
      </w:r>
      <w:r>
        <w:rPr>
          <w:noProof/>
        </w:rPr>
        <w:fldChar w:fldCharType="end"/>
      </w:r>
      <w:r w:rsidR="00526D7F">
        <w:rPr>
          <w:noProof/>
        </w:rPr>
        <w:t xml:space="preserve">. Hence we reasoned that </w:t>
      </w:r>
      <w:r w:rsidR="007A3C5E">
        <w:rPr>
          <w:noProof/>
        </w:rPr>
        <w:t xml:space="preserve">a few </w:t>
      </w:r>
      <w:r w:rsidR="00526D7F">
        <w:rPr>
          <w:noProof/>
        </w:rPr>
        <w:t xml:space="preserve">might serve as </w:t>
      </w:r>
      <w:r w:rsidR="00E73F93">
        <w:rPr>
          <w:noProof/>
        </w:rPr>
        <w:t xml:space="preserve">antibody </w:t>
      </w:r>
      <w:r w:rsidR="00526D7F">
        <w:rPr>
          <w:noProof/>
        </w:rPr>
        <w:t>targets</w:t>
      </w:r>
      <w:r w:rsidR="00E73F93">
        <w:rPr>
          <w:noProof/>
        </w:rPr>
        <w:t xml:space="preserve"> in prostate cancer patients</w:t>
      </w:r>
      <w:r w:rsidR="00526D7F">
        <w:rPr>
          <w:noProof/>
        </w:rPr>
        <w:t xml:space="preserve">.  </w:t>
      </w:r>
    </w:p>
    <w:p w14:paraId="5FC508BE" w14:textId="72F838F4" w:rsidR="00920D04" w:rsidRDefault="00920D04" w:rsidP="00920D04">
      <w:pPr>
        <w:spacing w:line="480" w:lineRule="auto"/>
        <w:ind w:firstLine="720"/>
        <w:rPr>
          <w:noProof/>
        </w:rPr>
      </w:pPr>
      <w:r>
        <w:rPr>
          <w:noProof/>
        </w:rPr>
        <w:t>16-mer peptides spanning the amino acid sequences of these 1611 gene products, and overlapping by 12 amino acids, were used to generate a microarray comprising 177,604 peptides. The complete list of probes and corresponding proteins is available in Supplementary Table 1. The manufacture of the array and synthesis of peptides was performed as previously described</w:t>
      </w:r>
      <w:r>
        <w:rPr>
          <w:noProof/>
        </w:rPr>
        <w:fldChar w:fldCharType="begin"/>
      </w:r>
      <w:r w:rsidR="00143E2B">
        <w:rPr>
          <w:noProof/>
        </w:rPr>
        <w:instrText xml:space="preserve"> ADDIN ZOTERO_ITEM CSL_CITATION {"citationID":"WPqx0uxT","properties":{"formattedCitation":"[33]","plainCitation":"[33]","noteIndex":0},"citationItems":[{"id":1028,"uris":["http://zotero.org/users/5058535/items/D9C2G5N2"],"uri":["http://zotero.org/users/5058535/items/D9C2G5N2"],"itemData":{"id":1028,"type":"article-journal","abstract":"The majority of non-small-cell lung cancer (NSCLC) cases are diagnosed at advanced stages, primarily because earlier stages of the disease are either asymptomatic or may be attributed to other causes such as infection or long-term effects from smoking. Therefore, early detection of NSCLC would likely increase response and survival rates due to timely intervention. Here, we utilize a novel approach based on whole genome-derived tiled peptide arrays to identify epitopes associated with autoantibody reactivity in NSCLC as a potential means for early detection. Arrays consisted of 2,781,902 tiled peptides representing 20,193 proteins encoded in the human genome. Analysis of 86 prediagnostic samples and 86 matched normal controls from a high-risk cohort revealed 48 proteins with three or more reactive epitopes in NSCLC samples relative to controls. Independent mass spectrometry analysis identified 40 of the 48 proteins in prediagnostic sera from NSCLC samples, of which, 21 occurred in the immunoglobulin-bound fraction. In addition, 63 and 34 proteins encompassed three or more epitopes that were distinct for squamous cell lung cancer and lung adenocarcinoma, respectively. Collectively, these data show that tiled peptide arrays provide a means to delineate epitopes encoded across the genome that trigger an autoantibody response associated with tumor development. SIGNIFICANCE: This study provides a modality for early diagnosis of NSCLC for precision oncology that can be applied to other cancer types.","container-title":"Cancer Research","DOI":"10.1158/0008-5472.CAN-18-1536","ISSN":"1538-7445","issue":"7","journalAbbreviation":"Cancer Res.","language":"eng","note":"PMID: 30723114\nPMCID: PMC6445725","page":"1549-1557","source":"PubMed","title":"Whole Genome-Derived Tiled Peptide Arrays Detect Prediagnostic Autoantibody Signatures in Non-Small-Cell Lung Cancer","volume":"79","author":[{"family":"Yan","given":"Yuanqing"},{"family":"Sun","given":"Nan"},{"family":"Wang","given":"Hong"},{"family":"Kobayashi","given":"Makoto"},{"family":"Ladd","given":"Jon J."},{"family":"Long","given":"James P."},{"family":"Lo","given":"Ken C."},{"family":"Patel","given":"Jigar"},{"family":"Sullivan","given":"Eric"},{"family":"Albert","given":"Thomas"},{"family":"Goodman","given":"Gary E."},{"family":"Do","given":"Kim-Anh"},{"family":"Hanash","given":"Samir M."}],"issued":{"date-parts":[["2019"]],"season":"01"}}}],"schema":"https://github.com/citation-style-language/schema/raw/master/csl-citation.json"} </w:instrText>
      </w:r>
      <w:r>
        <w:rPr>
          <w:noProof/>
        </w:rPr>
        <w:fldChar w:fldCharType="separate"/>
      </w:r>
      <w:r w:rsidR="00143E2B" w:rsidRPr="00143E2B">
        <w:rPr>
          <w:rFonts w:ascii="Calibri" w:hAnsi="Calibri" w:cs="Calibri"/>
        </w:rPr>
        <w:t>[33]</w:t>
      </w:r>
      <w:r>
        <w:rPr>
          <w:noProof/>
        </w:rPr>
        <w:fldChar w:fldCharType="end"/>
      </w:r>
      <w:r>
        <w:rPr>
          <w:noProof/>
        </w:rPr>
        <w:t>. The characteristics of the proteins included in the array are summarized in Figure 1, using data retrieved from UniProt</w:t>
      </w:r>
      <w:r>
        <w:rPr>
          <w:noProof/>
        </w:rPr>
        <w:fldChar w:fldCharType="begin"/>
      </w:r>
      <w:r w:rsidR="00962FCC">
        <w:rPr>
          <w:noProof/>
        </w:rPr>
        <w:instrText xml:space="preserve"> ADDIN ZOTERO_ITEM CSL_CITATION {"citationID":"LIK9pj8a","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Pr>
          <w:noProof/>
        </w:rPr>
        <w:fldChar w:fldCharType="separate"/>
      </w:r>
      <w:r w:rsidR="00962FCC" w:rsidRPr="00962FCC">
        <w:rPr>
          <w:rFonts w:ascii="Calibri" w:hAnsi="Calibri" w:cs="Calibri"/>
        </w:rPr>
        <w:t>[27]</w:t>
      </w:r>
      <w:r>
        <w:rPr>
          <w:noProof/>
        </w:rPr>
        <w:fldChar w:fldCharType="end"/>
      </w:r>
      <w:r>
        <w:rPr>
          <w:noProof/>
        </w:rPr>
        <w:t xml:space="preserve">. The majority of proteins included were those typically localized within the cytoplasm or nucleus, or that traffic between the two compartments (Fig 1A). </w:t>
      </w:r>
      <w:commentRangeStart w:id="235"/>
      <w:r>
        <w:rPr>
          <w:noProof/>
        </w:rPr>
        <w:t xml:space="preserve">Approximately 16% of the proteins </w:t>
      </w:r>
      <w:r>
        <w:rPr>
          <w:noProof/>
        </w:rPr>
        <w:lastRenderedPageBreak/>
        <w:t xml:space="preserve">were localized to the mitochondria or ribosomes.  </w:t>
      </w:r>
      <w:commentRangeEnd w:id="235"/>
      <w:r w:rsidR="00BE4E0C">
        <w:rPr>
          <w:rStyle w:val="CommentReference"/>
        </w:rPr>
        <w:commentReference w:id="235"/>
      </w:r>
      <w:r>
        <w:rPr>
          <w:noProof/>
        </w:rPr>
        <w:t xml:space="preserve">The median protein length was 483 amino acids (Fig 1B). </w:t>
      </w:r>
    </w:p>
    <w:p w14:paraId="4AAE2309" w14:textId="06D73607" w:rsidR="00BE4E0C" w:rsidRDefault="00920D04" w:rsidP="00920D04">
      <w:pPr>
        <w:spacing w:line="480" w:lineRule="auto"/>
        <w:ind w:firstLine="720"/>
        <w:rPr>
          <w:noProof/>
        </w:rPr>
      </w:pPr>
      <w:r>
        <w:rPr>
          <w:noProof/>
        </w:rPr>
        <w:t xml:space="preserve">We obtained serum samples from 15 healthy male blood donors (Control), 15 patients with newly diagnosed prostate cancer (New Dx), 40 patients with castration-sensitive non-metastatic prostate cancer (nmCSPC), 15 patients with castration-resistant non-metastatic prostate cancer (nmCRPC), and 15 patients with castration-resistant metastatic disease (mCRPC).  Each patient’s serum was assayed in triplicate for peptide-specific IgG responses using the microarray. </w:t>
      </w:r>
      <w:r w:rsidR="00E31276">
        <w:rPr>
          <w:noProof/>
        </w:rPr>
        <w:t>Examples of the primary data are shown in Supp</w:t>
      </w:r>
      <w:r w:rsidR="00ED461E">
        <w:rPr>
          <w:noProof/>
        </w:rPr>
        <w:t>lementary</w:t>
      </w:r>
      <w:r w:rsidR="00E31276">
        <w:rPr>
          <w:noProof/>
        </w:rPr>
        <w:t xml:space="preserve"> Fig 1 A and B. </w:t>
      </w:r>
      <w:r>
        <w:rPr>
          <w:noProof/>
        </w:rPr>
        <w:t>To assess the reproducibility of the assay, we calculated Pearson correlation coefficents between each pair of technical replicates and found high correlation on average among replicates (Fig 1C). To determine the degree of variability among serum samples, we calculated the mean correlation coefficient across all pairs of distinct serum samples</w:t>
      </w:r>
      <w:r w:rsidR="008C1BA1">
        <w:rPr>
          <w:noProof/>
        </w:rPr>
        <w:t>. We observed low correlation between the average pair of serum samples</w:t>
      </w:r>
      <w:r>
        <w:rPr>
          <w:noProof/>
        </w:rPr>
        <w:t xml:space="preserve"> (Fig 1C). In a complementary approach, we fit a linear mixed-effects model to estimate the amount of biological variation and technical variation across our triplicate data for each peptide. We found that in general, biological variation was far greater than the technical variation with an average ratio of biological variation to technical variation of 0.74 (Fig 1D).  </w:t>
      </w:r>
    </w:p>
    <w:p w14:paraId="24ED5C82" w14:textId="3297406C" w:rsidR="00920D04" w:rsidRDefault="00920D04" w:rsidP="00920D04">
      <w:pPr>
        <w:spacing w:line="480" w:lineRule="auto"/>
        <w:ind w:firstLine="720"/>
        <w:rPr>
          <w:noProof/>
        </w:rPr>
      </w:pPr>
      <w:r>
        <w:rPr>
          <w:noProof/>
        </w:rPr>
        <w:t xml:space="preserve">Included in this study were 6 patients who had serum collected at </w:t>
      </w:r>
      <w:r w:rsidR="00526D7F">
        <w:rPr>
          <w:noProof/>
        </w:rPr>
        <w:t xml:space="preserve">two </w:t>
      </w:r>
      <w:r>
        <w:rPr>
          <w:noProof/>
        </w:rPr>
        <w:t>different time points</w:t>
      </w:r>
      <w:r w:rsidR="00526D7F">
        <w:rPr>
          <w:noProof/>
        </w:rPr>
        <w:t>,</w:t>
      </w:r>
      <w:r>
        <w:rPr>
          <w:noProof/>
        </w:rPr>
        <w:t xml:space="preserve"> when they had an early stage of disease and again when they had a later stage of disease. Notably, these serum samples from the same patients had especially high correlation coefficients (Fig 1E). This suggests that while there is high variation among individuals, each particular individual has smaller variation in</w:t>
      </w:r>
      <w:r w:rsidR="004E2A4E">
        <w:rPr>
          <w:noProof/>
        </w:rPr>
        <w:t xml:space="preserve"> his</w:t>
      </w:r>
      <w:r>
        <w:rPr>
          <w:noProof/>
        </w:rPr>
        <w:t xml:space="preserve"> antibody repertoire over time. </w:t>
      </w:r>
      <w:r w:rsidR="0015459A">
        <w:rPr>
          <w:noProof/>
        </w:rPr>
        <w:t>These six patients had their first serum collection removed from further analysis</w:t>
      </w:r>
      <w:r w:rsidR="007E2C53">
        <w:rPr>
          <w:noProof/>
        </w:rPr>
        <w:t xml:space="preserve"> to prevent inflating their impact on our results</w:t>
      </w:r>
      <w:r w:rsidR="00564CC8">
        <w:rPr>
          <w:noProof/>
        </w:rPr>
        <w:t>.</w:t>
      </w:r>
    </w:p>
    <w:p w14:paraId="4102A7E4" w14:textId="1AD0F51A" w:rsidR="00920D04" w:rsidRDefault="001B4AD3" w:rsidP="00920D04">
      <w:pPr>
        <w:rPr>
          <w:noProof/>
        </w:rPr>
      </w:pPr>
      <w:r>
        <w:rPr>
          <w:noProof/>
        </w:rPr>
        <w:lastRenderedPageBreak/>
        <w:drawing>
          <wp:inline distT="0" distB="0" distL="0" distR="0" wp14:anchorId="3BA5D692" wp14:editId="73B8FD0E">
            <wp:extent cx="5932805" cy="5932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1DEFA64E" w14:textId="3B1E4BF5" w:rsidR="00920D04" w:rsidRPr="00B847A9" w:rsidRDefault="00920D04" w:rsidP="00920D04">
      <w:pPr>
        <w:pStyle w:val="Caption"/>
        <w:rPr>
          <w:i w:val="0"/>
          <w:iCs w:val="0"/>
          <w:color w:val="auto"/>
          <w:sz w:val="22"/>
          <w:szCs w:val="22"/>
        </w:rPr>
      </w:pPr>
      <w:r w:rsidRPr="00B0456B">
        <w:rPr>
          <w:b/>
          <w:bCs/>
          <w:i w:val="0"/>
          <w:iCs w:val="0"/>
          <w:color w:val="auto"/>
          <w:sz w:val="22"/>
          <w:szCs w:val="22"/>
        </w:rPr>
        <w:t xml:space="preserve">Figure </w:t>
      </w:r>
      <w:r w:rsidRPr="00B0456B">
        <w:rPr>
          <w:b/>
          <w:bCs/>
          <w:i w:val="0"/>
          <w:iCs w:val="0"/>
          <w:color w:val="auto"/>
          <w:sz w:val="22"/>
          <w:szCs w:val="22"/>
        </w:rPr>
        <w:fldChar w:fldCharType="begin"/>
      </w:r>
      <w:r w:rsidRPr="00B0456B">
        <w:rPr>
          <w:b/>
          <w:bCs/>
          <w:i w:val="0"/>
          <w:iCs w:val="0"/>
          <w:color w:val="auto"/>
          <w:sz w:val="22"/>
          <w:szCs w:val="22"/>
        </w:rPr>
        <w:instrText xml:space="preserve"> SEQ Figure \* ARABIC </w:instrText>
      </w:r>
      <w:r w:rsidRPr="00B0456B">
        <w:rPr>
          <w:b/>
          <w:bCs/>
          <w:i w:val="0"/>
          <w:iCs w:val="0"/>
          <w:color w:val="auto"/>
          <w:sz w:val="22"/>
          <w:szCs w:val="22"/>
        </w:rPr>
        <w:fldChar w:fldCharType="separate"/>
      </w:r>
      <w:r w:rsidR="00AE649F">
        <w:rPr>
          <w:b/>
          <w:bCs/>
          <w:i w:val="0"/>
          <w:iCs w:val="0"/>
          <w:noProof/>
          <w:color w:val="auto"/>
          <w:sz w:val="22"/>
          <w:szCs w:val="22"/>
        </w:rPr>
        <w:t>1</w:t>
      </w:r>
      <w:r w:rsidRPr="00B0456B">
        <w:rPr>
          <w:b/>
          <w:bCs/>
          <w:i w:val="0"/>
          <w:iCs w:val="0"/>
          <w:color w:val="auto"/>
          <w:sz w:val="22"/>
          <w:szCs w:val="22"/>
        </w:rPr>
        <w:fldChar w:fldCharType="end"/>
      </w:r>
      <w:r w:rsidRPr="00B0456B">
        <w:rPr>
          <w:b/>
          <w:bCs/>
          <w:i w:val="0"/>
          <w:iCs w:val="0"/>
          <w:color w:val="auto"/>
          <w:sz w:val="22"/>
          <w:szCs w:val="22"/>
        </w:rPr>
        <w:t>.</w:t>
      </w:r>
      <w:r w:rsidRPr="00B0456B">
        <w:rPr>
          <w:i w:val="0"/>
          <w:iCs w:val="0"/>
          <w:color w:val="auto"/>
          <w:sz w:val="22"/>
          <w:szCs w:val="22"/>
        </w:rPr>
        <w:t xml:space="preserve"> A prostate cancer-specific </w:t>
      </w:r>
      <w:r>
        <w:rPr>
          <w:i w:val="0"/>
          <w:iCs w:val="0"/>
          <w:color w:val="auto"/>
          <w:sz w:val="22"/>
          <w:szCs w:val="22"/>
        </w:rPr>
        <w:t xml:space="preserve">peptide </w:t>
      </w:r>
      <w:r w:rsidRPr="00B0456B">
        <w:rPr>
          <w:i w:val="0"/>
          <w:iCs w:val="0"/>
          <w:color w:val="auto"/>
          <w:sz w:val="22"/>
          <w:szCs w:val="22"/>
        </w:rPr>
        <w:t xml:space="preserve">microarray </w:t>
      </w:r>
      <w:r>
        <w:rPr>
          <w:i w:val="0"/>
          <w:iCs w:val="0"/>
          <w:color w:val="auto"/>
          <w:sz w:val="22"/>
          <w:szCs w:val="22"/>
        </w:rPr>
        <w:t xml:space="preserve">was able to reproducibly measure antibody signatures from serum of healthy individuals and prostate cancer patients. Summary of the </w:t>
      </w:r>
      <w:r w:rsidRPr="003452A3">
        <w:rPr>
          <w:b/>
          <w:bCs/>
          <w:i w:val="0"/>
          <w:iCs w:val="0"/>
          <w:color w:val="auto"/>
          <w:sz w:val="22"/>
          <w:szCs w:val="22"/>
        </w:rPr>
        <w:t>a)</w:t>
      </w:r>
      <w:r>
        <w:rPr>
          <w:i w:val="0"/>
          <w:iCs w:val="0"/>
          <w:color w:val="auto"/>
          <w:sz w:val="22"/>
          <w:szCs w:val="22"/>
        </w:rPr>
        <w:t xml:space="preserve"> subcellular localization and </w:t>
      </w:r>
      <w:r w:rsidRPr="003452A3">
        <w:rPr>
          <w:b/>
          <w:bCs/>
          <w:i w:val="0"/>
          <w:iCs w:val="0"/>
          <w:color w:val="auto"/>
          <w:sz w:val="22"/>
          <w:szCs w:val="22"/>
        </w:rPr>
        <w:t>b)</w:t>
      </w:r>
      <w:r>
        <w:rPr>
          <w:b/>
          <w:bCs/>
          <w:i w:val="0"/>
          <w:iCs w:val="0"/>
          <w:color w:val="auto"/>
          <w:sz w:val="22"/>
          <w:szCs w:val="22"/>
        </w:rPr>
        <w:t xml:space="preserve"> </w:t>
      </w:r>
      <w:r>
        <w:rPr>
          <w:i w:val="0"/>
          <w:iCs w:val="0"/>
          <w:color w:val="auto"/>
          <w:sz w:val="22"/>
          <w:szCs w:val="22"/>
        </w:rPr>
        <w:t xml:space="preserve">length in amino acids of all 1611 unique proteins on the array according to </w:t>
      </w:r>
      <w:proofErr w:type="spellStart"/>
      <w:r>
        <w:rPr>
          <w:i w:val="0"/>
          <w:iCs w:val="0"/>
          <w:color w:val="auto"/>
          <w:sz w:val="22"/>
          <w:szCs w:val="22"/>
        </w:rPr>
        <w:t>UniProt</w:t>
      </w:r>
      <w:proofErr w:type="spellEnd"/>
      <w:r>
        <w:rPr>
          <w:i w:val="0"/>
          <w:iCs w:val="0"/>
          <w:color w:val="auto"/>
          <w:sz w:val="22"/>
          <w:szCs w:val="22"/>
        </w:rPr>
        <w:t xml:space="preserve">. </w:t>
      </w:r>
      <w:r>
        <w:rPr>
          <w:b/>
          <w:bCs/>
          <w:i w:val="0"/>
          <w:iCs w:val="0"/>
          <w:color w:val="auto"/>
          <w:sz w:val="22"/>
          <w:szCs w:val="22"/>
        </w:rPr>
        <w:t>c)</w:t>
      </w:r>
      <w:r>
        <w:rPr>
          <w:i w:val="0"/>
          <w:iCs w:val="0"/>
          <w:color w:val="auto"/>
          <w:sz w:val="22"/>
          <w:szCs w:val="22"/>
        </w:rPr>
        <w:t xml:space="preserve"> The mean correlation coefficient among all pairs of different individuals (</w:t>
      </w:r>
      <w:r>
        <w:rPr>
          <w:color w:val="auto"/>
          <w:sz w:val="22"/>
          <w:szCs w:val="22"/>
        </w:rPr>
        <w:t>Average Pair)</w:t>
      </w:r>
      <w:r>
        <w:rPr>
          <w:i w:val="0"/>
          <w:iCs w:val="0"/>
          <w:color w:val="auto"/>
          <w:sz w:val="22"/>
          <w:szCs w:val="22"/>
        </w:rPr>
        <w:t xml:space="preserve"> compared to the average correlation coefficient among all technical replicates (</w:t>
      </w:r>
      <w:r>
        <w:rPr>
          <w:color w:val="auto"/>
          <w:sz w:val="22"/>
          <w:szCs w:val="22"/>
        </w:rPr>
        <w:t>Replicate</w:t>
      </w:r>
      <w:r>
        <w:rPr>
          <w:i w:val="0"/>
          <w:iCs w:val="0"/>
          <w:color w:val="auto"/>
          <w:sz w:val="22"/>
          <w:szCs w:val="22"/>
        </w:rPr>
        <w:t xml:space="preserve">). Error bars represent standard deviation. </w:t>
      </w:r>
      <w:r>
        <w:rPr>
          <w:b/>
          <w:bCs/>
          <w:i w:val="0"/>
          <w:iCs w:val="0"/>
          <w:color w:val="auto"/>
          <w:sz w:val="22"/>
          <w:szCs w:val="22"/>
        </w:rPr>
        <w:t xml:space="preserve">d) </w:t>
      </w:r>
      <w:r>
        <w:rPr>
          <w:i w:val="0"/>
          <w:iCs w:val="0"/>
          <w:color w:val="auto"/>
          <w:sz w:val="22"/>
          <w:szCs w:val="22"/>
        </w:rPr>
        <w:t xml:space="preserve">Histogram depicting the ratio of the biological variation to the technical variation of the array data for each peptide as estimated by a linear mixed-effects model. </w:t>
      </w:r>
      <w:r>
        <w:rPr>
          <w:b/>
          <w:bCs/>
          <w:i w:val="0"/>
          <w:iCs w:val="0"/>
          <w:color w:val="auto"/>
          <w:sz w:val="22"/>
          <w:szCs w:val="22"/>
        </w:rPr>
        <w:t>e)</w:t>
      </w:r>
      <w:r>
        <w:rPr>
          <w:i w:val="0"/>
          <w:iCs w:val="0"/>
          <w:color w:val="auto"/>
          <w:sz w:val="22"/>
          <w:szCs w:val="22"/>
        </w:rPr>
        <w:t xml:space="preserve"> Each</w:t>
      </w:r>
      <w:r w:rsidR="00681BC6">
        <w:rPr>
          <w:i w:val="0"/>
          <w:iCs w:val="0"/>
          <w:color w:val="auto"/>
          <w:sz w:val="22"/>
          <w:szCs w:val="22"/>
        </w:rPr>
        <w:t xml:space="preserve"> point</w:t>
      </w:r>
      <w:r>
        <w:rPr>
          <w:i w:val="0"/>
          <w:iCs w:val="0"/>
          <w:color w:val="auto"/>
          <w:sz w:val="22"/>
          <w:szCs w:val="22"/>
        </w:rPr>
        <w:t xml:space="preserve"> represents the correlation coefficient between antibody responses in two different serum samples. </w:t>
      </w:r>
      <w:r w:rsidR="00681BC6">
        <w:rPr>
          <w:i w:val="0"/>
          <w:iCs w:val="0"/>
          <w:color w:val="auto"/>
          <w:sz w:val="22"/>
          <w:szCs w:val="22"/>
        </w:rPr>
        <w:t xml:space="preserve">Points </w:t>
      </w:r>
      <w:r>
        <w:rPr>
          <w:i w:val="0"/>
          <w:iCs w:val="0"/>
          <w:color w:val="auto"/>
          <w:sz w:val="22"/>
          <w:szCs w:val="22"/>
        </w:rPr>
        <w:t xml:space="preserve">marked in red are instances when the same individual had serum collected at two different time points with different stages of disease.  </w:t>
      </w:r>
    </w:p>
    <w:p w14:paraId="0DCBB4F6" w14:textId="77777777" w:rsidR="00920D04" w:rsidRDefault="00920D04" w:rsidP="00920D04">
      <w:r>
        <w:br w:type="page"/>
      </w:r>
    </w:p>
    <w:p w14:paraId="5AEA04CD" w14:textId="42AC598C" w:rsidR="00920D04" w:rsidRDefault="00920D04" w:rsidP="00920D04">
      <w:pPr>
        <w:spacing w:line="480" w:lineRule="auto"/>
        <w:ind w:firstLine="720"/>
        <w:rPr>
          <w:noProof/>
        </w:rPr>
      </w:pPr>
      <w:r>
        <w:lastRenderedPageBreak/>
        <w:t>To determine whether the array could detect IgG to common prostate antigens, we first defined a “positive” antibody response to individual peptides. We considered probes with fluorescence intensity of at least 2</w:t>
      </w:r>
      <w:r>
        <w:rPr>
          <w:vertAlign w:val="superscript"/>
        </w:rPr>
        <w:t>12</w:t>
      </w:r>
      <w:r>
        <w:t>, and a sliding window p value less than 0.05 (indicating high signal in adjacent peptides), in at least 2 of the 3 technical replicates to be positive, as previously described</w:t>
      </w:r>
      <w:r>
        <w:fldChar w:fldCharType="begin"/>
      </w:r>
      <w:r w:rsidR="00962FCC">
        <w:instrText xml:space="preserve"> ADDIN ZOTERO_ITEM CSL_CITATION {"citationID":"oYbZ4K0y","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xml:space="preserve">. Using binding buffer as a negative control, no peptides met these criteria (not shown). Two examples of positive responses are shown in Fig 2A. </w:t>
      </w:r>
      <w:r>
        <w:rPr>
          <w:noProof/>
        </w:rPr>
        <w:t xml:space="preserve">We specifically evaluated responses to peptides derived from prostate specific antigen (PSA), prostatic acid phosphatase (PAP), and the androgen receptor (AR), well defined prostate target antigens. 7.1% of prostate cancer patients (13.3% of patients with mCRPC) assayed on the array displayed antibody responses against peptides derived from PSA, while 6.7% of controls had PSA responses. 8.2% of prostate cancer patients (13.3% of patients with mCRPC) and 0% of controls had responses to PAP. Finally, 5.9% of prostate cancer patients (13.3% of patients with mCRPC) and 20.0% of controls had responses to peptides derived from the ligand-binding domain of AR. None of the antibody responses </w:t>
      </w:r>
      <w:r w:rsidR="007A3C5E">
        <w:rPr>
          <w:noProof/>
        </w:rPr>
        <w:t xml:space="preserve">to these proteins </w:t>
      </w:r>
      <w:r>
        <w:rPr>
          <w:noProof/>
        </w:rPr>
        <w:t>were found significantly more often in cancer patients than controls by Fisher’s Exact Test.</w:t>
      </w:r>
    </w:p>
    <w:p w14:paraId="68F41C5C" w14:textId="77F0E0B7" w:rsidR="00D53489" w:rsidRPr="00D53489" w:rsidRDefault="00D53489" w:rsidP="00D53489">
      <w:pPr>
        <w:spacing w:line="480" w:lineRule="auto"/>
        <w:rPr>
          <w:b/>
          <w:bCs/>
          <w:noProof/>
        </w:rPr>
      </w:pPr>
      <w:r w:rsidRPr="00D53489">
        <w:rPr>
          <w:b/>
          <w:bCs/>
        </w:rPr>
        <w:t>Frequency of protein recognition did not correlate with stage of disease</w:t>
      </w:r>
    </w:p>
    <w:p w14:paraId="108E7F03" w14:textId="647B4F14" w:rsidR="00920D04" w:rsidRDefault="00920D04" w:rsidP="005C7D71">
      <w:pPr>
        <w:spacing w:line="480" w:lineRule="auto"/>
        <w:ind w:firstLine="720"/>
      </w:pPr>
      <w:r>
        <w:t>We next tested the hypothesis that patients with higher disease burden would recognize more peptides, potentially due to increased presentation of cancer-associated peptides</w:t>
      </w:r>
      <w:r>
        <w:fldChar w:fldCharType="begin"/>
      </w:r>
      <w:r w:rsidR="00143E2B">
        <w:instrText xml:space="preserve"> ADDIN ZOTERO_ITEM CSL_CITATION {"citationID":"mkXjJ4Yy","properties":{"formattedCitation":"[34]","plainCitation":"[34]","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L."}],"issued":{"date-parts":[["2000",11]]}}}],"schema":"https://github.com/citation-style-language/schema/raw/master/csl-citation.json"} </w:instrText>
      </w:r>
      <w:r>
        <w:fldChar w:fldCharType="separate"/>
      </w:r>
      <w:r w:rsidR="00143E2B" w:rsidRPr="00143E2B">
        <w:rPr>
          <w:rFonts w:ascii="Calibri" w:hAnsi="Calibri" w:cs="Calibri"/>
        </w:rPr>
        <w:t>[34]</w:t>
      </w:r>
      <w:r>
        <w:fldChar w:fldCharType="end"/>
      </w:r>
      <w:r>
        <w:t xml:space="preserve">. We found no correlation between stage of disease and the number of probes recognized at either the peptide level or the protein level. The median number of proteins recognized were 321 for controls, 303 for New Dx, 353 for </w:t>
      </w:r>
      <w:proofErr w:type="spellStart"/>
      <w:r>
        <w:t>nmCSPC</w:t>
      </w:r>
      <w:proofErr w:type="spellEnd"/>
      <w:r>
        <w:t xml:space="preserve">, 249 for </w:t>
      </w:r>
      <w:proofErr w:type="spellStart"/>
      <w:r>
        <w:t>nmCRPC</w:t>
      </w:r>
      <w:proofErr w:type="spellEnd"/>
      <w:r>
        <w:t xml:space="preserve">, and 320 for </w:t>
      </w:r>
      <w:proofErr w:type="spellStart"/>
      <w:r>
        <w:t>mCRPC</w:t>
      </w:r>
      <w:proofErr w:type="spellEnd"/>
      <w:r>
        <w:t xml:space="preserve"> (Fig 2B, 2C). The median numbers of peptides were 919 for controls, 832 for New Dx, 712 for </w:t>
      </w:r>
      <w:proofErr w:type="spellStart"/>
      <w:r>
        <w:t>nmCSPC</w:t>
      </w:r>
      <w:proofErr w:type="spellEnd"/>
      <w:r>
        <w:t xml:space="preserve">, 708 for </w:t>
      </w:r>
      <w:proofErr w:type="spellStart"/>
      <w:r>
        <w:t>nmCRPC</w:t>
      </w:r>
      <w:proofErr w:type="spellEnd"/>
      <w:r>
        <w:t xml:space="preserve">, and 754 for </w:t>
      </w:r>
      <w:proofErr w:type="spellStart"/>
      <w:r>
        <w:t>mCRPC</w:t>
      </w:r>
      <w:proofErr w:type="spellEnd"/>
      <w:r>
        <w:t xml:space="preserve">. We noted a substantial amount of heterogeneity in antibody responses among patients. For instance, the number of proteins recognized by controls ranged from 188 to 922. </w:t>
      </w:r>
    </w:p>
    <w:p w14:paraId="45AB4CA3" w14:textId="792EFECE" w:rsidR="00920D04" w:rsidRDefault="001B4AD3" w:rsidP="00920D04">
      <w:pPr>
        <w:pStyle w:val="Caption"/>
        <w:rPr>
          <w:b/>
          <w:bCs/>
          <w:i w:val="0"/>
          <w:iCs w:val="0"/>
          <w:color w:val="auto"/>
          <w:sz w:val="22"/>
          <w:szCs w:val="22"/>
        </w:rPr>
      </w:pPr>
      <w:r>
        <w:rPr>
          <w:noProof/>
        </w:rPr>
        <w:lastRenderedPageBreak/>
        <w:drawing>
          <wp:inline distT="0" distB="0" distL="0" distR="0" wp14:anchorId="47284359" wp14:editId="724FC46A">
            <wp:extent cx="5947410" cy="5947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57A7EC0B" w14:textId="695182B5" w:rsidR="00920D04" w:rsidRDefault="00920D04" w:rsidP="00920D04">
      <w:pPr>
        <w:pStyle w:val="Caption"/>
      </w:pPr>
      <w:r w:rsidRPr="00B5463E">
        <w:rPr>
          <w:b/>
          <w:bCs/>
          <w:i w:val="0"/>
          <w:iCs w:val="0"/>
          <w:color w:val="auto"/>
          <w:sz w:val="22"/>
          <w:szCs w:val="22"/>
        </w:rPr>
        <w:t xml:space="preserve">Figure </w:t>
      </w:r>
      <w:r w:rsidRPr="00B5463E">
        <w:rPr>
          <w:b/>
          <w:bCs/>
          <w:i w:val="0"/>
          <w:iCs w:val="0"/>
          <w:color w:val="auto"/>
          <w:sz w:val="22"/>
          <w:szCs w:val="22"/>
        </w:rPr>
        <w:fldChar w:fldCharType="begin"/>
      </w:r>
      <w:r w:rsidRPr="00B5463E">
        <w:rPr>
          <w:b/>
          <w:bCs/>
          <w:i w:val="0"/>
          <w:iCs w:val="0"/>
          <w:color w:val="auto"/>
          <w:sz w:val="22"/>
          <w:szCs w:val="22"/>
        </w:rPr>
        <w:instrText xml:space="preserve"> SEQ Figure \* ARABIC </w:instrText>
      </w:r>
      <w:r w:rsidRPr="00B5463E">
        <w:rPr>
          <w:b/>
          <w:bCs/>
          <w:i w:val="0"/>
          <w:iCs w:val="0"/>
          <w:color w:val="auto"/>
          <w:sz w:val="22"/>
          <w:szCs w:val="22"/>
        </w:rPr>
        <w:fldChar w:fldCharType="separate"/>
      </w:r>
      <w:r w:rsidR="00AE649F">
        <w:rPr>
          <w:b/>
          <w:bCs/>
          <w:i w:val="0"/>
          <w:iCs w:val="0"/>
          <w:noProof/>
          <w:color w:val="auto"/>
          <w:sz w:val="22"/>
          <w:szCs w:val="22"/>
        </w:rPr>
        <w:t>2</w:t>
      </w:r>
      <w:r w:rsidRPr="00B5463E">
        <w:rPr>
          <w:b/>
          <w:bCs/>
          <w:i w:val="0"/>
          <w:iCs w:val="0"/>
          <w:color w:val="auto"/>
          <w:sz w:val="22"/>
          <w:szCs w:val="22"/>
        </w:rPr>
        <w:fldChar w:fldCharType="end"/>
      </w:r>
      <w:r w:rsidRPr="00B5463E">
        <w:rPr>
          <w:i w:val="0"/>
          <w:iCs w:val="0"/>
          <w:color w:val="auto"/>
          <w:sz w:val="22"/>
          <w:szCs w:val="22"/>
        </w:rPr>
        <w:t>. Frequency of protein</w:t>
      </w:r>
      <w:r>
        <w:rPr>
          <w:i w:val="0"/>
          <w:iCs w:val="0"/>
          <w:color w:val="auto"/>
          <w:sz w:val="22"/>
          <w:szCs w:val="22"/>
        </w:rPr>
        <w:t xml:space="preserve"> recognition</w:t>
      </w:r>
      <w:r w:rsidRPr="00B5463E">
        <w:rPr>
          <w:i w:val="0"/>
          <w:iCs w:val="0"/>
          <w:color w:val="auto"/>
          <w:sz w:val="22"/>
          <w:szCs w:val="22"/>
        </w:rPr>
        <w:t xml:space="preserve"> d</w:t>
      </w:r>
      <w:r>
        <w:rPr>
          <w:i w:val="0"/>
          <w:iCs w:val="0"/>
          <w:color w:val="auto"/>
          <w:sz w:val="22"/>
          <w:szCs w:val="22"/>
        </w:rPr>
        <w:t>id</w:t>
      </w:r>
      <w:r w:rsidRPr="00B5463E">
        <w:rPr>
          <w:i w:val="0"/>
          <w:iCs w:val="0"/>
          <w:color w:val="auto"/>
          <w:sz w:val="22"/>
          <w:szCs w:val="22"/>
        </w:rPr>
        <w:t xml:space="preserve"> not correlate with stage of disease.</w:t>
      </w:r>
      <w:r>
        <w:rPr>
          <w:i w:val="0"/>
          <w:iCs w:val="0"/>
          <w:color w:val="auto"/>
          <w:sz w:val="22"/>
          <w:szCs w:val="22"/>
        </w:rPr>
        <w:t xml:space="preserve"> </w:t>
      </w:r>
      <w:r>
        <w:rPr>
          <w:b/>
          <w:bCs/>
          <w:i w:val="0"/>
          <w:iCs w:val="0"/>
          <w:color w:val="auto"/>
          <w:sz w:val="22"/>
          <w:szCs w:val="22"/>
        </w:rPr>
        <w:t xml:space="preserve">a) </w:t>
      </w:r>
      <w:r>
        <w:rPr>
          <w:i w:val="0"/>
          <w:iCs w:val="0"/>
          <w:color w:val="auto"/>
          <w:sz w:val="22"/>
          <w:szCs w:val="22"/>
        </w:rPr>
        <w:t xml:space="preserve">Example microarray data for technical replicates of a single protein (ADT14) with the </w:t>
      </w:r>
      <w:proofErr w:type="gramStart"/>
      <w:r>
        <w:rPr>
          <w:i w:val="0"/>
          <w:iCs w:val="0"/>
          <w:color w:val="auto"/>
          <w:sz w:val="22"/>
          <w:szCs w:val="22"/>
        </w:rPr>
        <w:t>2</w:t>
      </w:r>
      <w:r>
        <w:rPr>
          <w:i w:val="0"/>
          <w:iCs w:val="0"/>
          <w:color w:val="auto"/>
          <w:sz w:val="22"/>
          <w:szCs w:val="22"/>
          <w:vertAlign w:val="superscript"/>
        </w:rPr>
        <w:t xml:space="preserve">12 </w:t>
      </w:r>
      <w:r>
        <w:rPr>
          <w:i w:val="0"/>
          <w:iCs w:val="0"/>
          <w:color w:val="auto"/>
          <w:sz w:val="22"/>
          <w:szCs w:val="22"/>
        </w:rPr>
        <w:t>signal</w:t>
      </w:r>
      <w:proofErr w:type="gramEnd"/>
      <w:r>
        <w:rPr>
          <w:i w:val="0"/>
          <w:iCs w:val="0"/>
          <w:color w:val="auto"/>
          <w:sz w:val="22"/>
          <w:szCs w:val="22"/>
        </w:rPr>
        <w:t xml:space="preserve"> threshold indicated by the dashed line. Positive calls are marked in red. In yellow is a negative call that did not meet the sliding window criterion. The number of </w:t>
      </w:r>
      <w:r>
        <w:rPr>
          <w:b/>
          <w:bCs/>
          <w:i w:val="0"/>
          <w:iCs w:val="0"/>
          <w:color w:val="auto"/>
          <w:sz w:val="22"/>
          <w:szCs w:val="22"/>
        </w:rPr>
        <w:t xml:space="preserve">b) </w:t>
      </w:r>
      <w:r>
        <w:rPr>
          <w:i w:val="0"/>
          <w:iCs w:val="0"/>
          <w:color w:val="auto"/>
          <w:sz w:val="22"/>
          <w:szCs w:val="22"/>
        </w:rPr>
        <w:t xml:space="preserve">peptides and </w:t>
      </w:r>
      <w:r>
        <w:rPr>
          <w:b/>
          <w:bCs/>
          <w:i w:val="0"/>
          <w:iCs w:val="0"/>
          <w:color w:val="auto"/>
          <w:sz w:val="22"/>
          <w:szCs w:val="22"/>
        </w:rPr>
        <w:t>c)</w:t>
      </w:r>
      <w:r>
        <w:rPr>
          <w:i w:val="0"/>
          <w:iCs w:val="0"/>
          <w:color w:val="auto"/>
          <w:sz w:val="22"/>
          <w:szCs w:val="22"/>
        </w:rPr>
        <w:t xml:space="preserve"> proteins recognized by each patient, categorized by</w:t>
      </w:r>
      <w:r w:rsidR="001877ED">
        <w:rPr>
          <w:i w:val="0"/>
          <w:iCs w:val="0"/>
          <w:color w:val="auto"/>
          <w:sz w:val="22"/>
          <w:szCs w:val="22"/>
        </w:rPr>
        <w:t xml:space="preserve"> clinical</w:t>
      </w:r>
      <w:r w:rsidR="003C1BA0">
        <w:rPr>
          <w:i w:val="0"/>
          <w:iCs w:val="0"/>
          <w:color w:val="auto"/>
          <w:sz w:val="22"/>
          <w:szCs w:val="22"/>
        </w:rPr>
        <w:t xml:space="preserve"> stage</w:t>
      </w:r>
      <w:r>
        <w:rPr>
          <w:i w:val="0"/>
          <w:iCs w:val="0"/>
          <w:color w:val="auto"/>
          <w:sz w:val="22"/>
          <w:szCs w:val="22"/>
        </w:rPr>
        <w:t xml:space="preserve"> of disease. </w:t>
      </w:r>
      <w:r>
        <w:t xml:space="preserve"> </w:t>
      </w:r>
      <w:r>
        <w:br w:type="page"/>
      </w:r>
    </w:p>
    <w:p w14:paraId="1C9432E3" w14:textId="11C3CA49" w:rsidR="00FD7836" w:rsidRPr="00FD7836" w:rsidRDefault="00FD7836" w:rsidP="00920D04">
      <w:pPr>
        <w:spacing w:line="480" w:lineRule="auto"/>
        <w:rPr>
          <w:b/>
          <w:bCs/>
        </w:rPr>
      </w:pPr>
      <w:r w:rsidRPr="00FD7836">
        <w:rPr>
          <w:b/>
          <w:bCs/>
        </w:rPr>
        <w:lastRenderedPageBreak/>
        <w:t>Nearly all proteins on the array were recognized by prostate cancer patients</w:t>
      </w:r>
      <w:r w:rsidR="00920D04" w:rsidRPr="00FD7836">
        <w:rPr>
          <w:b/>
          <w:bCs/>
        </w:rPr>
        <w:tab/>
      </w:r>
    </w:p>
    <w:p w14:paraId="6017523D" w14:textId="60CD95A2" w:rsidR="003D263B" w:rsidRDefault="00920D04" w:rsidP="00FD7836">
      <w:pPr>
        <w:spacing w:line="480" w:lineRule="auto"/>
        <w:ind w:firstLine="720"/>
      </w:pPr>
      <w:r>
        <w:t xml:space="preserve">Having established that there was a large diversity in antibody responses among patients, we next examined whether there were any broad trends in the types of proteins that were recognized. </w:t>
      </w:r>
      <w:r w:rsidR="00701953">
        <w:t>While only 0.4% of calls were positive</w:t>
      </w:r>
      <w:r w:rsidR="00FF0889">
        <w:t xml:space="preserve"> overall</w:t>
      </w:r>
      <w:r w:rsidR="00701953">
        <w:t xml:space="preserve">, 20% of peptides were recognized by at least one subject. </w:t>
      </w:r>
      <w:r w:rsidR="00615F3C">
        <w:t>N</w:t>
      </w:r>
      <w:r>
        <w:t xml:space="preserve">early all proteins (1570 of 1611, 97%) </w:t>
      </w:r>
      <w:r w:rsidR="00105042">
        <w:t xml:space="preserve">had </w:t>
      </w:r>
      <w:r w:rsidR="00F12618">
        <w:t>one or more</w:t>
      </w:r>
      <w:r w:rsidR="00105042">
        <w:t xml:space="preserve"> peptide</w:t>
      </w:r>
      <w:r w:rsidR="00F12618">
        <w:t>s</w:t>
      </w:r>
      <w:r w:rsidR="00105042">
        <w:t xml:space="preserve"> </w:t>
      </w:r>
      <w:r>
        <w:t xml:space="preserve">recognized by at least one subject. Conversely, there were no proteins that were recognized by all patients. Most proteins (1326 of 1611, 82%) were recognized by both controls and cancer patients (Fig 3A). </w:t>
      </w:r>
      <w:r w:rsidR="00F975DC">
        <w:t xml:space="preserve">As expected, the largest category of proteins that were never recognized were ORFs from </w:t>
      </w:r>
      <w:proofErr w:type="spellStart"/>
      <w:r w:rsidR="00F975DC">
        <w:t>lncRNAs</w:t>
      </w:r>
      <w:proofErr w:type="spellEnd"/>
      <w:r w:rsidR="00F975DC">
        <w:t xml:space="preserve"> (Fig 3B); however, contrary to our expectations, </w:t>
      </w:r>
      <w:r>
        <w:t xml:space="preserve">the majority of </w:t>
      </w:r>
      <w:proofErr w:type="spellStart"/>
      <w:r>
        <w:t>lncRNAs</w:t>
      </w:r>
      <w:proofErr w:type="spellEnd"/>
      <w:r>
        <w:t xml:space="preserve"> (145 of 160, 91%) were recognized by at least one patient</w:t>
      </w:r>
      <w:r w:rsidR="00403104">
        <w:t xml:space="preserve"> (Fig 3A)</w:t>
      </w:r>
      <w:r>
        <w:t xml:space="preserve">. </w:t>
      </w:r>
    </w:p>
    <w:p w14:paraId="6602A1A1" w14:textId="77777777" w:rsidR="003D263B" w:rsidRDefault="003D263B">
      <w:r>
        <w:br w:type="page"/>
      </w:r>
    </w:p>
    <w:p w14:paraId="79BACBBE" w14:textId="19D61B4B" w:rsidR="00920D04" w:rsidRDefault="001B4AD3" w:rsidP="00920D04">
      <w:pPr>
        <w:rPr>
          <w:b/>
          <w:bCs/>
        </w:rPr>
      </w:pPr>
      <w:r>
        <w:rPr>
          <w:b/>
          <w:bCs/>
          <w:noProof/>
        </w:rPr>
        <w:lastRenderedPageBreak/>
        <w:drawing>
          <wp:inline distT="0" distB="0" distL="0" distR="0" wp14:anchorId="1434948C" wp14:editId="4ADCF5FF">
            <wp:extent cx="5934710" cy="3459480"/>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3459480"/>
                    </a:xfrm>
                    <a:prstGeom prst="rect">
                      <a:avLst/>
                    </a:prstGeom>
                    <a:noFill/>
                    <a:ln>
                      <a:noFill/>
                    </a:ln>
                  </pic:spPr>
                </pic:pic>
              </a:graphicData>
            </a:graphic>
          </wp:inline>
        </w:drawing>
      </w:r>
    </w:p>
    <w:p w14:paraId="0E273335" w14:textId="7A9B9CF0" w:rsidR="00920D04" w:rsidRDefault="00920D04" w:rsidP="00920D04">
      <w:r w:rsidRPr="00770BFF">
        <w:rPr>
          <w:b/>
          <w:bCs/>
        </w:rPr>
        <w:t xml:space="preserve">Figure </w:t>
      </w:r>
      <w:r w:rsidRPr="00770BFF">
        <w:rPr>
          <w:b/>
          <w:bCs/>
          <w:i/>
          <w:iCs/>
        </w:rPr>
        <w:fldChar w:fldCharType="begin"/>
      </w:r>
      <w:r w:rsidRPr="00770BFF">
        <w:rPr>
          <w:b/>
          <w:bCs/>
        </w:rPr>
        <w:instrText xml:space="preserve"> SEQ Figure \* ARABIC </w:instrText>
      </w:r>
      <w:r w:rsidRPr="00770BFF">
        <w:rPr>
          <w:b/>
          <w:bCs/>
          <w:i/>
          <w:iCs/>
        </w:rPr>
        <w:fldChar w:fldCharType="separate"/>
      </w:r>
      <w:r w:rsidR="00AE649F">
        <w:rPr>
          <w:b/>
          <w:bCs/>
          <w:noProof/>
        </w:rPr>
        <w:t>3</w:t>
      </w:r>
      <w:r w:rsidRPr="00770BFF">
        <w:rPr>
          <w:b/>
          <w:bCs/>
          <w:i/>
          <w:iCs/>
        </w:rPr>
        <w:fldChar w:fldCharType="end"/>
      </w:r>
      <w:r w:rsidRPr="00770BFF">
        <w:rPr>
          <w:b/>
          <w:bCs/>
        </w:rPr>
        <w:t>.</w:t>
      </w:r>
      <w:r>
        <w:rPr>
          <w:b/>
          <w:bCs/>
        </w:rPr>
        <w:t xml:space="preserve"> </w:t>
      </w:r>
      <w:r>
        <w:t xml:space="preserve">Nearly all proteins on the array were recognized by prostate cancer patients. </w:t>
      </w:r>
      <w:r>
        <w:rPr>
          <w:b/>
          <w:bCs/>
        </w:rPr>
        <w:t>a)</w:t>
      </w:r>
      <w:r>
        <w:t xml:space="preserve"> Percentage of proteins that were recognized by only controls (</w:t>
      </w:r>
      <w:r w:rsidRPr="009861B9">
        <w:rPr>
          <w:i/>
          <w:iCs/>
        </w:rPr>
        <w:t>Control</w:t>
      </w:r>
      <w:r>
        <w:rPr>
          <w:i/>
          <w:iCs/>
        </w:rPr>
        <w:t>-Exclusive</w:t>
      </w:r>
      <w:r w:rsidRPr="00DD448E">
        <w:t>)</w:t>
      </w:r>
      <w:r>
        <w:t>, percentage of proteins recognized by at least one control and one cancer patient (</w:t>
      </w:r>
      <w:r>
        <w:rPr>
          <w:i/>
          <w:iCs/>
        </w:rPr>
        <w:t>Control and Cancer</w:t>
      </w:r>
      <w:r>
        <w:t>), percentage of proteins not recognized by any controls but recognized by at least one cancer patient (</w:t>
      </w:r>
      <w:r w:rsidRPr="009A0307">
        <w:rPr>
          <w:i/>
          <w:iCs/>
        </w:rPr>
        <w:t>Cancer</w:t>
      </w:r>
      <w:r>
        <w:rPr>
          <w:i/>
          <w:iCs/>
        </w:rPr>
        <w:t>-Exclusive</w:t>
      </w:r>
      <w:r>
        <w:t>), and percentage not recognized at all (</w:t>
      </w:r>
      <w:r w:rsidRPr="009A0307">
        <w:rPr>
          <w:i/>
          <w:iCs/>
        </w:rPr>
        <w:t>Not Recognized</w:t>
      </w:r>
      <w:r>
        <w:t xml:space="preserve">), categorized by subcellular localization. </w:t>
      </w:r>
      <w:r>
        <w:rPr>
          <w:b/>
          <w:bCs/>
        </w:rPr>
        <w:t xml:space="preserve">b) </w:t>
      </w:r>
      <w:r>
        <w:t>Characteristics of proteins that were never recognized by any controls or patients tested.</w:t>
      </w:r>
    </w:p>
    <w:p w14:paraId="2B6C38AC" w14:textId="77777777" w:rsidR="00533464" w:rsidRDefault="00533464">
      <w:pPr>
        <w:rPr>
          <w:b/>
          <w:bCs/>
        </w:rPr>
      </w:pPr>
      <w:r>
        <w:rPr>
          <w:b/>
          <w:bCs/>
        </w:rPr>
        <w:br w:type="page"/>
      </w:r>
    </w:p>
    <w:p w14:paraId="104DD5FC" w14:textId="2500D15A" w:rsidR="007B6061" w:rsidRPr="007B6061" w:rsidRDefault="007B6061" w:rsidP="00920D04">
      <w:pPr>
        <w:spacing w:line="480" w:lineRule="auto"/>
        <w:rPr>
          <w:b/>
          <w:bCs/>
        </w:rPr>
      </w:pPr>
      <w:r w:rsidRPr="007B6061">
        <w:rPr>
          <w:b/>
          <w:bCs/>
        </w:rPr>
        <w:lastRenderedPageBreak/>
        <w:t>The composition of patient antibody responses changes with clinical stage of disease</w:t>
      </w:r>
      <w:r w:rsidR="00920D04" w:rsidRPr="007B6061">
        <w:rPr>
          <w:b/>
          <w:bCs/>
        </w:rPr>
        <w:tab/>
      </w:r>
    </w:p>
    <w:p w14:paraId="5B372490" w14:textId="5B396E76" w:rsidR="008152EB" w:rsidRDefault="00920D04" w:rsidP="007B6061">
      <w:pPr>
        <w:spacing w:line="480" w:lineRule="auto"/>
        <w:ind w:firstLine="720"/>
      </w:pPr>
      <w:r>
        <w:t>We hypothesized that while the overall number of proteins recognized may not increase with burden of disease, the composition of proteins recognized may be different. We used a</w:t>
      </w:r>
      <w:r w:rsidR="00BE4E0C">
        <w:t xml:space="preserve"> Kruskal-Wallis test</w:t>
      </w:r>
      <w:r>
        <w:t xml:space="preserve"> to identify peptides that had significantly different fluorescence intensities across clinical</w:t>
      </w:r>
      <w:r w:rsidR="003C1BA0">
        <w:t xml:space="preserve"> stage</w:t>
      </w:r>
      <w:r>
        <w:t>s</w:t>
      </w:r>
      <w:r w:rsidR="00EB066A">
        <w:t xml:space="preserve"> and controls</w:t>
      </w:r>
      <w:r w:rsidR="008E1EFF">
        <w:t xml:space="preserve"> </w:t>
      </w:r>
      <w:r w:rsidR="00C728D4">
        <w:t xml:space="preserve">while controlling the </w:t>
      </w:r>
      <w:r w:rsidR="0043092B">
        <w:t xml:space="preserve">false discovery rate (FDR) </w:t>
      </w:r>
      <w:r w:rsidR="00C728D4">
        <w:t>at</w:t>
      </w:r>
      <w:r w:rsidR="0043092B">
        <w:t xml:space="preserve"> </w:t>
      </w:r>
      <w:r w:rsidR="008E1EFF">
        <w:t>5</w:t>
      </w:r>
      <w:r w:rsidR="0043092B">
        <w:t>%</w:t>
      </w:r>
      <w:r w:rsidR="00C728D4">
        <w:t xml:space="preserve"> using the </w:t>
      </w:r>
      <w:proofErr w:type="spellStart"/>
      <w:r w:rsidR="00C728D4">
        <w:t>Benjamini</w:t>
      </w:r>
      <w:proofErr w:type="spellEnd"/>
      <w:r w:rsidR="00C728D4">
        <w:t>-Hochberg (BH) method</w:t>
      </w:r>
      <w:r>
        <w:t xml:space="preserve">. This </w:t>
      </w:r>
      <w:r w:rsidR="0043304B">
        <w:t xml:space="preserve">test </w:t>
      </w:r>
      <w:r>
        <w:t xml:space="preserve">identified </w:t>
      </w:r>
      <w:r w:rsidR="0043304B">
        <w:t xml:space="preserve">13279 </w:t>
      </w:r>
      <w:r>
        <w:t xml:space="preserve">significant peptides. We used PCA to visualize the </w:t>
      </w:r>
      <w:r w:rsidR="006B083D">
        <w:t>residual</w:t>
      </w:r>
      <w:r w:rsidR="00F827A6">
        <w:t xml:space="preserve"> fluorescence levels after subtracting the grand mean fluorescence level for each peptide</w:t>
      </w:r>
      <w:r w:rsidR="002D1171">
        <w:t xml:space="preserve"> </w:t>
      </w:r>
      <w:r w:rsidR="00F5382F">
        <w:t>and</w:t>
      </w:r>
      <w:r>
        <w:t xml:space="preserve"> </w:t>
      </w:r>
      <w:r w:rsidR="00F5382F">
        <w:t xml:space="preserve">observed </w:t>
      </w:r>
      <w:r>
        <w:t>that patients tended to group with other patients with the same clinical</w:t>
      </w:r>
      <w:r w:rsidR="003C1BA0">
        <w:t xml:space="preserve"> stage</w:t>
      </w:r>
      <w:r>
        <w:t xml:space="preserve"> of disease</w:t>
      </w:r>
      <w:r w:rsidR="002D1171">
        <w:t xml:space="preserve"> (Fig 4A)</w:t>
      </w:r>
      <w:r>
        <w:t xml:space="preserve">. Patients with castration resistant tumors, and metastatic CRPC in particular, tended to cluster especially closely to one another. Notably, the controls did not exhibit this clustering. </w:t>
      </w:r>
      <w:r w:rsidR="007E119D">
        <w:t xml:space="preserve">We were particularly interested in the subset of peptides that had significantly different fluorescence signals in cancer patients compared to controls. We identified these peptides by </w:t>
      </w:r>
      <w:r w:rsidR="001277D0">
        <w:t>using a Wilcoxon-Rank-Sum test with a BH FDR of 5%</w:t>
      </w:r>
      <w:r w:rsidR="00AC54C2">
        <w:t xml:space="preserve"> and specifically focused on those that had differences in median fluorescence of at least two-fold in cancer</w:t>
      </w:r>
      <w:r w:rsidR="00223856">
        <w:t xml:space="preserve"> </w:t>
      </w:r>
      <w:r w:rsidR="00AC54C2">
        <w:t xml:space="preserve">patients compared to controls </w:t>
      </w:r>
      <w:r w:rsidR="00223856">
        <w:t>(Fig 5B, left</w:t>
      </w:r>
      <w:r w:rsidR="006D4EDC">
        <w:t>;</w:t>
      </w:r>
      <w:r w:rsidR="00297368">
        <w:t xml:space="preserve"> Supplementary Table </w:t>
      </w:r>
      <w:r w:rsidR="00C82647">
        <w:t>2</w:t>
      </w:r>
      <w:r w:rsidR="00223856">
        <w:t xml:space="preserve">). </w:t>
      </w:r>
      <w:r w:rsidR="008152EB">
        <w:t xml:space="preserve">To discover which peptides were driving the especially strong clustering of </w:t>
      </w:r>
      <w:proofErr w:type="spellStart"/>
      <w:r w:rsidR="008152EB">
        <w:t>mCRPC</w:t>
      </w:r>
      <w:proofErr w:type="spellEnd"/>
      <w:r w:rsidR="008152EB">
        <w:t xml:space="preserve"> patients, we repeated this procedure to find peptides with significantly different fluorescence in </w:t>
      </w:r>
      <w:proofErr w:type="spellStart"/>
      <w:r w:rsidR="008152EB">
        <w:t>mCRPC</w:t>
      </w:r>
      <w:proofErr w:type="spellEnd"/>
      <w:r w:rsidR="008152EB">
        <w:t xml:space="preserve"> patients compared to all other patients (Fig 5B, right</w:t>
      </w:r>
      <w:r w:rsidR="006D4EDC">
        <w:t>; Supplementary Table 3</w:t>
      </w:r>
      <w:r w:rsidR="008152EB">
        <w:t>).</w:t>
      </w:r>
    </w:p>
    <w:p w14:paraId="10E44369" w14:textId="078F91FB" w:rsidR="00920D04" w:rsidRDefault="008152EB" w:rsidP="007B6061">
      <w:pPr>
        <w:spacing w:line="480" w:lineRule="auto"/>
        <w:ind w:firstLine="720"/>
      </w:pPr>
      <w:r>
        <w:t xml:space="preserve">We applied this same approach </w:t>
      </w:r>
      <w:r w:rsidR="00C66A9D">
        <w:t>to identify the number of peptides that had significantly higher or lower responses in patients in one clinical stage of disease compared to patients in the previous clinical stage.</w:t>
      </w:r>
      <w:r w:rsidR="00692FE1">
        <w:t xml:space="preserve"> </w:t>
      </w:r>
      <w:r w:rsidR="00920D04">
        <w:t xml:space="preserve">The largest change in number of recognized peptides occurred </w:t>
      </w:r>
      <w:r w:rsidR="003C1BA0">
        <w:t xml:space="preserve">between </w:t>
      </w:r>
      <w:r w:rsidR="00920D04">
        <w:t>the castration-sensitive (</w:t>
      </w:r>
      <w:proofErr w:type="spellStart"/>
      <w:r w:rsidR="00920D04">
        <w:t>nmCSPC</w:t>
      </w:r>
      <w:proofErr w:type="spellEnd"/>
      <w:r w:rsidR="00920D04">
        <w:t xml:space="preserve">) </w:t>
      </w:r>
      <w:r w:rsidR="003C1BA0">
        <w:t xml:space="preserve">and </w:t>
      </w:r>
      <w:r w:rsidR="00920D04">
        <w:t>castration-resistant (</w:t>
      </w:r>
      <w:proofErr w:type="spellStart"/>
      <w:r w:rsidR="00920D04">
        <w:t>nmCRPC</w:t>
      </w:r>
      <w:proofErr w:type="spellEnd"/>
      <w:r w:rsidR="00920D04">
        <w:t xml:space="preserve">) </w:t>
      </w:r>
      <w:r w:rsidR="003C1BA0">
        <w:t>populations</w:t>
      </w:r>
      <w:r w:rsidR="00920D04">
        <w:t xml:space="preserve"> (Fig 4C</w:t>
      </w:r>
      <w:r w:rsidR="002B6CB6">
        <w:t>; Supplementary Table</w:t>
      </w:r>
      <w:r w:rsidR="008372D1">
        <w:t>s</w:t>
      </w:r>
      <w:r w:rsidR="002B6CB6">
        <w:t xml:space="preserve"> 4-7</w:t>
      </w:r>
      <w:r w:rsidR="00920D04">
        <w:t>).</w:t>
      </w:r>
      <w:r w:rsidR="00466723">
        <w:t xml:space="preserve"> Examples of the fluorescence signals of peptides that are detected by this strategy are shown in Fig 4D. </w:t>
      </w:r>
    </w:p>
    <w:p w14:paraId="1FFACDBE" w14:textId="20B1BFB6" w:rsidR="00920D04" w:rsidRDefault="0090603E" w:rsidP="00920D04">
      <w:pPr>
        <w:keepNext/>
        <w:rPr>
          <w:noProof/>
        </w:rPr>
      </w:pPr>
      <w:r>
        <w:rPr>
          <w:noProof/>
        </w:rPr>
        <w:lastRenderedPageBreak/>
        <w:drawing>
          <wp:inline distT="0" distB="0" distL="0" distR="0" wp14:anchorId="17FBA132" wp14:editId="1D21471C">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3B3A725" w14:textId="4D2AA349" w:rsidR="00920D04" w:rsidRDefault="00920D04" w:rsidP="00920D04">
      <w:pPr>
        <w:keepNext/>
      </w:pPr>
      <w:r w:rsidRPr="00EF689C">
        <w:rPr>
          <w:b/>
          <w:bCs/>
        </w:rPr>
        <w:t xml:space="preserve">Figure </w:t>
      </w:r>
      <w:r w:rsidRPr="00EF689C">
        <w:rPr>
          <w:b/>
          <w:bCs/>
          <w:i/>
          <w:iCs/>
        </w:rPr>
        <w:fldChar w:fldCharType="begin"/>
      </w:r>
      <w:r w:rsidRPr="00EF689C">
        <w:rPr>
          <w:b/>
          <w:bCs/>
        </w:rPr>
        <w:instrText xml:space="preserve"> SEQ Figure \* ARABIC </w:instrText>
      </w:r>
      <w:r w:rsidRPr="00EF689C">
        <w:rPr>
          <w:b/>
          <w:bCs/>
          <w:i/>
          <w:iCs/>
        </w:rPr>
        <w:fldChar w:fldCharType="separate"/>
      </w:r>
      <w:r w:rsidR="00AE649F">
        <w:rPr>
          <w:b/>
          <w:bCs/>
          <w:noProof/>
        </w:rPr>
        <w:t>4</w:t>
      </w:r>
      <w:r w:rsidRPr="00EF689C">
        <w:rPr>
          <w:b/>
          <w:bCs/>
          <w:i/>
          <w:iCs/>
        </w:rPr>
        <w:fldChar w:fldCharType="end"/>
      </w:r>
      <w:r>
        <w:rPr>
          <w:b/>
          <w:bCs/>
        </w:rPr>
        <w:t>.</w:t>
      </w:r>
      <w:r>
        <w:t xml:space="preserve"> The composition of patient antibody responses changes with clinical sta</w:t>
      </w:r>
      <w:r w:rsidR="003C1BA0">
        <w:t>g</w:t>
      </w:r>
      <w:r>
        <w:t xml:space="preserve">e of disease. </w:t>
      </w:r>
      <w:r>
        <w:rPr>
          <w:b/>
          <w:bCs/>
        </w:rPr>
        <w:t>a)</w:t>
      </w:r>
      <w:r>
        <w:t xml:space="preserve"> PCA plot</w:t>
      </w:r>
      <w:r w:rsidR="00D54268">
        <w:t xml:space="preserve"> </w:t>
      </w:r>
      <w:r w:rsidR="00AC64AA">
        <w:t xml:space="preserve">obtained by using </w:t>
      </w:r>
      <w:r w:rsidR="00D54268">
        <w:t xml:space="preserve">the set of </w:t>
      </w:r>
      <w:r w:rsidR="00AD457A">
        <w:t xml:space="preserve">13279 </w:t>
      </w:r>
      <w:r w:rsidR="00D54268">
        <w:t>significantly</w:t>
      </w:r>
      <w:r w:rsidR="00AC64AA">
        <w:t xml:space="preserve"> changed</w:t>
      </w:r>
      <w:r w:rsidR="00D54268">
        <w:t xml:space="preserve"> peptides </w:t>
      </w:r>
      <w:r w:rsidR="00AC64AA">
        <w:t xml:space="preserve">identified by the Kruskal-Wallis test then </w:t>
      </w:r>
      <w:r w:rsidR="00D54268">
        <w:t xml:space="preserve">subtracting the grand mean of log2 fluorescence levels across patients for each peptide. Each point represents a patient, colored by clinical stage. </w:t>
      </w:r>
      <w:r>
        <w:rPr>
          <w:b/>
          <w:bCs/>
        </w:rPr>
        <w:t>b)</w:t>
      </w:r>
      <w:r w:rsidRPr="001B7B03">
        <w:t xml:space="preserve"> </w:t>
      </w:r>
      <w:r w:rsidR="00AC64AA">
        <w:t>Volcano plots</w:t>
      </w:r>
      <w:r w:rsidR="005F19DB">
        <w:t xml:space="preserve"> depicting peptides that met the 5% BH FDR cutoff based on the Wilcoxon p values (horizontal lines) and had at least a two-fold difference in median </w:t>
      </w:r>
      <w:r w:rsidR="00D609C7">
        <w:t xml:space="preserve">log2 </w:t>
      </w:r>
      <w:r w:rsidR="005F19DB">
        <w:t xml:space="preserve">fluorescence values </w:t>
      </w:r>
      <w:r w:rsidR="00D609C7">
        <w:t xml:space="preserve">between the stages being compared (vertical lines). The number of significantly increased peptides is shown on the right of each plot, the number of significantly decreased peptides is </w:t>
      </w:r>
      <w:r w:rsidR="0094774A">
        <w:t xml:space="preserve">shown </w:t>
      </w:r>
      <w:r w:rsidR="00D609C7">
        <w:t>on the left, and the overall number of significantly changed peptides is shown at the top.</w:t>
      </w:r>
      <w:r w:rsidR="0094774A">
        <w:t xml:space="preserve"> </w:t>
      </w:r>
      <w:r w:rsidR="00CA4FE1">
        <w:t xml:space="preserve">Significant peptides are colored red. </w:t>
      </w:r>
      <w:r w:rsidR="0094774A">
        <w:t xml:space="preserve">The left plot indicates peptides that had significantly different signals in cancer patients compared to controls. The right plot indicates peptides that significantly different signals in </w:t>
      </w:r>
      <w:proofErr w:type="spellStart"/>
      <w:r w:rsidR="0094774A">
        <w:t>mCRPC</w:t>
      </w:r>
      <w:proofErr w:type="spellEnd"/>
      <w:r w:rsidR="0094774A">
        <w:t xml:space="preserve"> patients compared to all other groups.</w:t>
      </w:r>
      <w:r>
        <w:rPr>
          <w:b/>
          <w:bCs/>
        </w:rPr>
        <w:t xml:space="preserve"> c) </w:t>
      </w:r>
      <w:r w:rsidR="00667EA3">
        <w:t xml:space="preserve">Volcano plots indicating peptides </w:t>
      </w:r>
      <w:r w:rsidR="00667EA3">
        <w:lastRenderedPageBreak/>
        <w:t xml:space="preserve">that had significantly different signals between patients with consecutive clinical stages of disease. </w:t>
      </w:r>
      <w:r w:rsidR="00BA1B0C">
        <w:rPr>
          <w:b/>
          <w:bCs/>
        </w:rPr>
        <w:t xml:space="preserve">d) </w:t>
      </w:r>
      <w:r w:rsidR="004D724C">
        <w:t xml:space="preserve">Boxplots displaying fluorescence signals in cancer patients compared to controls </w:t>
      </w:r>
      <w:r w:rsidR="00C91F41">
        <w:t>i</w:t>
      </w:r>
      <w:r w:rsidR="008063E0">
        <w:t>n</w:t>
      </w:r>
      <w:r w:rsidR="00C91F41">
        <w:t xml:space="preserve"> </w:t>
      </w:r>
      <w:r w:rsidR="004D724C">
        <w:t xml:space="preserve">3 example peptides that met both the two-fold signal change and p value criteria. </w:t>
      </w:r>
      <w:r>
        <w:br w:type="page"/>
      </w:r>
    </w:p>
    <w:p w14:paraId="0D6181FA" w14:textId="70C415D4" w:rsidR="00470ED1" w:rsidRPr="00470ED1" w:rsidRDefault="00470ED1" w:rsidP="00470ED1">
      <w:pPr>
        <w:spacing w:line="480" w:lineRule="auto"/>
        <w:rPr>
          <w:b/>
          <w:bCs/>
        </w:rPr>
      </w:pPr>
      <w:r w:rsidRPr="00470ED1">
        <w:rPr>
          <w:rFonts w:cstheme="minorHAnsi"/>
          <w:b/>
          <w:bCs/>
        </w:rPr>
        <w:lastRenderedPageBreak/>
        <w:t xml:space="preserve">Specific proteins are preferentially recognized in cancer patients and patients with </w:t>
      </w:r>
      <w:proofErr w:type="spellStart"/>
      <w:r w:rsidRPr="00470ED1">
        <w:rPr>
          <w:rFonts w:cstheme="minorHAnsi"/>
          <w:b/>
          <w:bCs/>
        </w:rPr>
        <w:t>mCRPC</w:t>
      </w:r>
      <w:proofErr w:type="spellEnd"/>
    </w:p>
    <w:p w14:paraId="4E202E53" w14:textId="16A76B06" w:rsidR="00920D04" w:rsidRDefault="007C2E47" w:rsidP="00920D04">
      <w:pPr>
        <w:spacing w:line="480" w:lineRule="auto"/>
        <w:ind w:firstLine="720"/>
      </w:pPr>
      <w:r>
        <w:t xml:space="preserve">Between the six analyses shown in Fig 4B and 4C, we narrowed our list of peptides of interest to 6708.  </w:t>
      </w:r>
      <w:r w:rsidR="009B0441">
        <w:t xml:space="preserve">We visualized the residuals of these peptides in Fig 5A. </w:t>
      </w:r>
      <w:r w:rsidR="00D24860">
        <w:t>As in Fig 4A, we observe</w:t>
      </w:r>
      <w:r w:rsidR="003D0424">
        <w:t>d</w:t>
      </w:r>
      <w:r w:rsidR="00D24860">
        <w:t xml:space="preserve"> high similarity in antibody responses between patients with the same stage of disease. </w:t>
      </w:r>
      <w:r w:rsidR="00920D04">
        <w:t xml:space="preserve">We next </w:t>
      </w:r>
      <w:r w:rsidR="00E4686B">
        <w:t xml:space="preserve">more closely </w:t>
      </w:r>
      <w:r w:rsidR="003D0424">
        <w:t xml:space="preserve">examined </w:t>
      </w:r>
      <w:r w:rsidR="00920D04">
        <w:t xml:space="preserve">the sets of proteins </w:t>
      </w:r>
      <w:r w:rsidR="003D0424">
        <w:t>we had identified earlier for common features</w:t>
      </w:r>
      <w:r w:rsidR="00E4686B">
        <w:t xml:space="preserve"> and associations with cellular processes</w:t>
      </w:r>
      <w:r w:rsidR="00920D04">
        <w:t xml:space="preserve">. Gene ontology analysis revealed that </w:t>
      </w:r>
      <w:r w:rsidR="00500882">
        <w:t xml:space="preserve">the </w:t>
      </w:r>
      <w:r w:rsidR="00AC2D58">
        <w:t xml:space="preserve">genes corresponding to the </w:t>
      </w:r>
      <w:r w:rsidR="00500882">
        <w:t xml:space="preserve">68 </w:t>
      </w:r>
      <w:r w:rsidR="001D196E">
        <w:t xml:space="preserve">peptides </w:t>
      </w:r>
      <w:r w:rsidR="00500882">
        <w:t xml:space="preserve">that were recognized more heavily in cancer patients compared to controls </w:t>
      </w:r>
      <w:r w:rsidR="00920D04">
        <w:t>were associated with</w:t>
      </w:r>
      <w:r w:rsidR="00500882">
        <w:t xml:space="preserve"> mRNA export from the nucleus and the cell-cell contact zone</w:t>
      </w:r>
      <w:r w:rsidR="00920D04">
        <w:t xml:space="preserve"> (Fig 5B). </w:t>
      </w:r>
      <w:r w:rsidR="001D196E">
        <w:t xml:space="preserve">GO analysis of the 3123 peptides that had particularly strong antibody responses in </w:t>
      </w:r>
      <w:proofErr w:type="spellStart"/>
      <w:r w:rsidR="001D196E">
        <w:t>mCRPC</w:t>
      </w:r>
      <w:proofErr w:type="spellEnd"/>
      <w:r w:rsidR="001D196E">
        <w:t xml:space="preserve"> patients showed an enrichment for proteins associated with nucleic acid binding, RNA metabolism, gene regulation, and down-regulation of metabolism</w:t>
      </w:r>
      <w:r w:rsidR="00ED294D">
        <w:t xml:space="preserve"> (Fig 5C)</w:t>
      </w:r>
      <w:r w:rsidR="001D196E">
        <w:t xml:space="preserve">. </w:t>
      </w:r>
      <w:r w:rsidR="00D23AE3">
        <w:t xml:space="preserve">One of the significant terms </w:t>
      </w:r>
      <w:r w:rsidR="0014264E">
        <w:t xml:space="preserve">within the </w:t>
      </w:r>
      <w:r w:rsidR="00D23AE3">
        <w:t>“</w:t>
      </w:r>
      <w:r w:rsidR="0014264E">
        <w:t>non-membrane-bounded organelle</w:t>
      </w:r>
      <w:r w:rsidR="00D23AE3">
        <w:t>”</w:t>
      </w:r>
      <w:r w:rsidR="0014264E">
        <w:t xml:space="preserve"> term </w:t>
      </w:r>
      <w:r w:rsidR="00E4686B">
        <w:t xml:space="preserve">was the </w:t>
      </w:r>
      <w:r w:rsidR="0014264E">
        <w:t xml:space="preserve">cytosolic large ribosomal subunit. </w:t>
      </w:r>
      <w:r w:rsidR="00920D04">
        <w:t xml:space="preserve">To investigate the large difference in antibody repertoires between patients with </w:t>
      </w:r>
      <w:proofErr w:type="spellStart"/>
      <w:r w:rsidR="00920D04">
        <w:t>nmCSPC</w:t>
      </w:r>
      <w:proofErr w:type="spellEnd"/>
      <w:r w:rsidR="00920D04">
        <w:t xml:space="preserve"> and </w:t>
      </w:r>
      <w:proofErr w:type="spellStart"/>
      <w:r w:rsidR="00920D04">
        <w:t>nmCRPC</w:t>
      </w:r>
      <w:proofErr w:type="spellEnd"/>
      <w:r w:rsidR="00920D04">
        <w:t xml:space="preserve">, we </w:t>
      </w:r>
      <w:r w:rsidR="004E6E4C">
        <w:t xml:space="preserve">performed GO analysis on the 2612 peptides with significantly higher signal in </w:t>
      </w:r>
      <w:proofErr w:type="spellStart"/>
      <w:r w:rsidR="004E6E4C">
        <w:t>nmCRPC</w:t>
      </w:r>
      <w:proofErr w:type="spellEnd"/>
      <w:r w:rsidR="004E6E4C">
        <w:t xml:space="preserve"> than </w:t>
      </w:r>
      <w:proofErr w:type="spellStart"/>
      <w:r w:rsidR="004E6E4C">
        <w:t>nmCSPC</w:t>
      </w:r>
      <w:proofErr w:type="spellEnd"/>
      <w:r w:rsidR="004E6E4C">
        <w:t>. We identified differences in antibody responses to proteins associated with chromatin structure, amide metabolism, and protein localization to the membrane</w:t>
      </w:r>
      <w:r w:rsidR="00ED294D">
        <w:t xml:space="preserve"> (Fig 5D)</w:t>
      </w:r>
      <w:r w:rsidR="00920D04">
        <w:t>.</w:t>
      </w:r>
      <w:r w:rsidR="00920D04">
        <w:br w:type="page"/>
      </w:r>
    </w:p>
    <w:p w14:paraId="439E17F8" w14:textId="6AE00A0B" w:rsidR="00920D04" w:rsidRDefault="00AE649F" w:rsidP="00920D04">
      <w:pPr>
        <w:keepNext/>
      </w:pPr>
      <w:r>
        <w:rPr>
          <w:noProof/>
        </w:rPr>
        <w:lastRenderedPageBreak/>
        <w:drawing>
          <wp:inline distT="0" distB="0" distL="0" distR="0" wp14:anchorId="226D3115" wp14:editId="58BD2277">
            <wp:extent cx="5479415" cy="8216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9415" cy="8216265"/>
                    </a:xfrm>
                    <a:prstGeom prst="rect">
                      <a:avLst/>
                    </a:prstGeom>
                    <a:noFill/>
                    <a:ln>
                      <a:noFill/>
                    </a:ln>
                  </pic:spPr>
                </pic:pic>
              </a:graphicData>
            </a:graphic>
          </wp:inline>
        </w:drawing>
      </w:r>
    </w:p>
    <w:p w14:paraId="230A5B90" w14:textId="541DD503" w:rsidR="00920D04" w:rsidRPr="00D970B6" w:rsidRDefault="00920D04" w:rsidP="00920D04">
      <w:pPr>
        <w:pStyle w:val="Caption"/>
        <w:rPr>
          <w:rFonts w:cstheme="minorHAnsi"/>
          <w:b/>
          <w:bCs/>
          <w:i w:val="0"/>
          <w:iCs w:val="0"/>
          <w:color w:val="auto"/>
          <w:sz w:val="22"/>
          <w:szCs w:val="22"/>
        </w:rPr>
      </w:pPr>
      <w:r w:rsidRPr="00A521DD">
        <w:rPr>
          <w:rFonts w:cstheme="minorHAnsi"/>
          <w:b/>
          <w:bCs/>
          <w:i w:val="0"/>
          <w:iCs w:val="0"/>
          <w:color w:val="auto"/>
          <w:sz w:val="22"/>
          <w:szCs w:val="22"/>
        </w:rPr>
        <w:lastRenderedPageBreak/>
        <w:t xml:space="preserve">Figure </w:t>
      </w:r>
      <w:r w:rsidRPr="00A521DD">
        <w:rPr>
          <w:rFonts w:cstheme="minorHAnsi"/>
          <w:b/>
          <w:bCs/>
          <w:i w:val="0"/>
          <w:iCs w:val="0"/>
          <w:color w:val="auto"/>
          <w:sz w:val="22"/>
          <w:szCs w:val="22"/>
        </w:rPr>
        <w:fldChar w:fldCharType="begin"/>
      </w:r>
      <w:r w:rsidRPr="00A521DD">
        <w:rPr>
          <w:rFonts w:cstheme="minorHAnsi"/>
          <w:b/>
          <w:bCs/>
          <w:i w:val="0"/>
          <w:iCs w:val="0"/>
          <w:color w:val="auto"/>
          <w:sz w:val="22"/>
          <w:szCs w:val="22"/>
        </w:rPr>
        <w:instrText xml:space="preserve"> SEQ Figure \* ARABIC </w:instrText>
      </w:r>
      <w:r w:rsidRPr="00A521DD">
        <w:rPr>
          <w:rFonts w:cstheme="minorHAnsi"/>
          <w:b/>
          <w:bCs/>
          <w:i w:val="0"/>
          <w:iCs w:val="0"/>
          <w:color w:val="auto"/>
          <w:sz w:val="22"/>
          <w:szCs w:val="22"/>
        </w:rPr>
        <w:fldChar w:fldCharType="separate"/>
      </w:r>
      <w:r w:rsidR="00AE649F">
        <w:rPr>
          <w:rFonts w:cstheme="minorHAnsi"/>
          <w:b/>
          <w:bCs/>
          <w:i w:val="0"/>
          <w:iCs w:val="0"/>
          <w:noProof/>
          <w:color w:val="auto"/>
          <w:sz w:val="22"/>
          <w:szCs w:val="22"/>
        </w:rPr>
        <w:t>5</w:t>
      </w:r>
      <w:r w:rsidRPr="00A521DD">
        <w:rPr>
          <w:rFonts w:cstheme="minorHAnsi"/>
          <w:b/>
          <w:bCs/>
          <w:i w:val="0"/>
          <w:iCs w:val="0"/>
          <w:color w:val="auto"/>
          <w:sz w:val="22"/>
          <w:szCs w:val="22"/>
        </w:rPr>
        <w:fldChar w:fldCharType="end"/>
      </w:r>
      <w:r w:rsidRPr="00A521DD">
        <w:rPr>
          <w:rFonts w:cstheme="minorHAnsi"/>
          <w:b/>
          <w:bCs/>
          <w:i w:val="0"/>
          <w:iCs w:val="0"/>
          <w:color w:val="auto"/>
          <w:sz w:val="22"/>
          <w:szCs w:val="22"/>
        </w:rPr>
        <w:t>.</w:t>
      </w:r>
      <w:r>
        <w:rPr>
          <w:rFonts w:cstheme="minorHAnsi"/>
          <w:b/>
          <w:bCs/>
          <w:i w:val="0"/>
          <w:iCs w:val="0"/>
          <w:color w:val="auto"/>
          <w:sz w:val="22"/>
          <w:szCs w:val="22"/>
        </w:rPr>
        <w:t xml:space="preserve"> </w:t>
      </w:r>
      <w:r>
        <w:rPr>
          <w:rFonts w:cstheme="minorHAnsi"/>
          <w:i w:val="0"/>
          <w:iCs w:val="0"/>
          <w:color w:val="auto"/>
          <w:sz w:val="22"/>
          <w:szCs w:val="22"/>
        </w:rPr>
        <w:t xml:space="preserve">Specific proteins are preferentially recognized in cancer patients and patients with </w:t>
      </w:r>
      <w:proofErr w:type="spellStart"/>
      <w:r>
        <w:rPr>
          <w:rFonts w:cstheme="minorHAnsi"/>
          <w:i w:val="0"/>
          <w:iCs w:val="0"/>
          <w:color w:val="auto"/>
          <w:sz w:val="22"/>
          <w:szCs w:val="22"/>
        </w:rPr>
        <w:t>mCRPC</w:t>
      </w:r>
      <w:proofErr w:type="spellEnd"/>
      <w:r w:rsidRPr="00A521DD">
        <w:rPr>
          <w:rFonts w:cstheme="minorHAnsi"/>
          <w:i w:val="0"/>
          <w:iCs w:val="0"/>
          <w:color w:val="auto"/>
          <w:sz w:val="22"/>
          <w:szCs w:val="22"/>
        </w:rPr>
        <w:t xml:space="preserve"> </w:t>
      </w:r>
      <w:r w:rsidRPr="00A521DD">
        <w:rPr>
          <w:rFonts w:cstheme="minorHAnsi"/>
          <w:b/>
          <w:bCs/>
          <w:i w:val="0"/>
          <w:iCs w:val="0"/>
          <w:color w:val="auto"/>
          <w:sz w:val="22"/>
          <w:szCs w:val="22"/>
        </w:rPr>
        <w:t>a)</w:t>
      </w:r>
      <w:r w:rsidRPr="00A521DD">
        <w:rPr>
          <w:rFonts w:cstheme="minorHAnsi"/>
          <w:i w:val="0"/>
          <w:iCs w:val="0"/>
          <w:color w:val="auto"/>
          <w:sz w:val="22"/>
          <w:szCs w:val="22"/>
        </w:rPr>
        <w:t xml:space="preserve"> </w:t>
      </w:r>
      <w:r w:rsidR="00AD457A">
        <w:rPr>
          <w:rFonts w:cstheme="minorHAnsi"/>
          <w:i w:val="0"/>
          <w:iCs w:val="0"/>
          <w:color w:val="auto"/>
          <w:sz w:val="22"/>
          <w:szCs w:val="22"/>
        </w:rPr>
        <w:t xml:space="preserve">Heatmap depicting the difference in </w:t>
      </w:r>
      <w:r w:rsidR="00C83717">
        <w:rPr>
          <w:rFonts w:cstheme="minorHAnsi"/>
          <w:i w:val="0"/>
          <w:iCs w:val="0"/>
          <w:color w:val="auto"/>
          <w:sz w:val="22"/>
          <w:szCs w:val="22"/>
        </w:rPr>
        <w:t xml:space="preserve">log2 </w:t>
      </w:r>
      <w:r w:rsidR="00AD457A">
        <w:rPr>
          <w:rFonts w:cstheme="minorHAnsi"/>
          <w:i w:val="0"/>
          <w:iCs w:val="0"/>
          <w:color w:val="auto"/>
          <w:sz w:val="22"/>
          <w:szCs w:val="22"/>
        </w:rPr>
        <w:t xml:space="preserve">fluorescence levels </w:t>
      </w:r>
      <w:r w:rsidR="00C83717">
        <w:rPr>
          <w:rFonts w:cstheme="minorHAnsi"/>
          <w:i w:val="0"/>
          <w:iCs w:val="0"/>
          <w:color w:val="auto"/>
          <w:sz w:val="22"/>
          <w:szCs w:val="22"/>
        </w:rPr>
        <w:t>between</w:t>
      </w:r>
      <w:r w:rsidR="00121316">
        <w:rPr>
          <w:rFonts w:cstheme="minorHAnsi"/>
          <w:i w:val="0"/>
          <w:iCs w:val="0"/>
          <w:color w:val="auto"/>
          <w:sz w:val="22"/>
          <w:szCs w:val="22"/>
        </w:rPr>
        <w:t xml:space="preserve"> each peptide </w:t>
      </w:r>
      <w:r w:rsidR="008E3440">
        <w:rPr>
          <w:rFonts w:cstheme="minorHAnsi"/>
          <w:i w:val="0"/>
          <w:iCs w:val="0"/>
          <w:color w:val="auto"/>
          <w:sz w:val="22"/>
          <w:szCs w:val="22"/>
        </w:rPr>
        <w:t>in</w:t>
      </w:r>
      <w:r w:rsidR="00121316">
        <w:rPr>
          <w:rFonts w:cstheme="minorHAnsi"/>
          <w:i w:val="0"/>
          <w:iCs w:val="0"/>
          <w:color w:val="auto"/>
          <w:sz w:val="22"/>
          <w:szCs w:val="22"/>
        </w:rPr>
        <w:t xml:space="preserve"> each patient and its grand mean across patients, displaying only the set of 6708 peptides that met </w:t>
      </w:r>
      <w:r w:rsidR="00121316" w:rsidRPr="009E072C">
        <w:rPr>
          <w:rFonts w:cstheme="minorHAnsi"/>
          <w:i w:val="0"/>
          <w:iCs w:val="0"/>
          <w:color w:val="FF0000"/>
          <w:sz w:val="22"/>
          <w:szCs w:val="22"/>
          <w:rPrChange w:id="236" w:author="MICHAEL A NEWTON" w:date="2020-06-25T09:38:00Z">
            <w:rPr>
              <w:rFonts w:cstheme="minorHAnsi"/>
              <w:i w:val="0"/>
              <w:iCs w:val="0"/>
              <w:color w:val="auto"/>
              <w:sz w:val="22"/>
              <w:szCs w:val="22"/>
            </w:rPr>
          </w:rPrChange>
        </w:rPr>
        <w:t>the secondary cutoff</w:t>
      </w:r>
      <w:r w:rsidR="00121316">
        <w:rPr>
          <w:rFonts w:cstheme="minorHAnsi"/>
          <w:i w:val="0"/>
          <w:iCs w:val="0"/>
          <w:color w:val="auto"/>
          <w:sz w:val="22"/>
          <w:szCs w:val="22"/>
        </w:rPr>
        <w:t>.</w:t>
      </w:r>
      <w:ins w:id="237" w:author="MICHAEL A NEWTON" w:date="2020-06-25T09:42:00Z">
        <w:r w:rsidR="009E072C">
          <w:rPr>
            <w:rFonts w:cstheme="minorHAnsi"/>
            <w:i w:val="0"/>
            <w:iCs w:val="0"/>
            <w:color w:val="auto"/>
            <w:sz w:val="22"/>
            <w:szCs w:val="22"/>
          </w:rPr>
          <w:t>[selection criteria]</w:t>
        </w:r>
      </w:ins>
      <w:r w:rsidR="00121316">
        <w:rPr>
          <w:rFonts w:cstheme="minorHAnsi"/>
          <w:i w:val="0"/>
          <w:iCs w:val="0"/>
          <w:color w:val="auto"/>
          <w:sz w:val="22"/>
          <w:szCs w:val="22"/>
        </w:rPr>
        <w:t xml:space="preserve"> </w:t>
      </w:r>
      <w:r w:rsidR="00AA0CEC">
        <w:rPr>
          <w:rFonts w:cstheme="minorHAnsi"/>
          <w:i w:val="0"/>
          <w:iCs w:val="0"/>
          <w:color w:val="auto"/>
          <w:sz w:val="22"/>
          <w:szCs w:val="22"/>
        </w:rPr>
        <w:t xml:space="preserve">Patients are grouped by stage across the x-axis, while peptides are clustered along the y-axis. </w:t>
      </w:r>
      <w:r>
        <w:rPr>
          <w:rFonts w:cstheme="minorHAnsi"/>
          <w:b/>
          <w:bCs/>
          <w:i w:val="0"/>
          <w:iCs w:val="0"/>
          <w:color w:val="auto"/>
          <w:sz w:val="22"/>
          <w:szCs w:val="22"/>
        </w:rPr>
        <w:t>b</w:t>
      </w:r>
      <w:r w:rsidRPr="00A521DD">
        <w:rPr>
          <w:rFonts w:cstheme="minorHAnsi"/>
          <w:b/>
          <w:bCs/>
          <w:i w:val="0"/>
          <w:iCs w:val="0"/>
          <w:color w:val="auto"/>
          <w:sz w:val="22"/>
          <w:szCs w:val="22"/>
        </w:rPr>
        <w:t xml:space="preserve">) </w:t>
      </w:r>
      <w:r w:rsidRPr="00A521DD">
        <w:rPr>
          <w:rFonts w:cstheme="minorHAnsi"/>
          <w:i w:val="0"/>
          <w:iCs w:val="0"/>
          <w:color w:val="auto"/>
          <w:sz w:val="22"/>
          <w:szCs w:val="22"/>
        </w:rPr>
        <w:t xml:space="preserve">Waterfall plot depicting a gene ontology analysis of proteins that had significantly more antibody responses in cancer patients than controls. </w:t>
      </w:r>
      <w:r w:rsidR="00141AB4">
        <w:rPr>
          <w:rFonts w:cstheme="minorHAnsi"/>
          <w:i w:val="0"/>
          <w:iCs w:val="0"/>
          <w:color w:val="auto"/>
          <w:sz w:val="22"/>
          <w:szCs w:val="22"/>
        </w:rPr>
        <w:t xml:space="preserve">The top row indicates the GO term that encompasses the most genes corresponding to significant peptides. For the second row, these genes are then removed from the list and the GO term that encompasses the most genes in the remainder of the list is chosen. Genes identified by this process are counted along the x-axis to visualize overlapping GO terms. </w:t>
      </w:r>
      <w:r w:rsidRPr="00A521DD">
        <w:rPr>
          <w:rFonts w:cstheme="minorHAnsi"/>
          <w:i w:val="0"/>
          <w:iCs w:val="0"/>
          <w:color w:val="auto"/>
          <w:sz w:val="22"/>
          <w:szCs w:val="22"/>
        </w:rPr>
        <w:t>Waterfall plots depicting gene ontology analysis of proteins that had significantly</w:t>
      </w:r>
      <w:r w:rsidR="00141FF2">
        <w:rPr>
          <w:rFonts w:cstheme="minorHAnsi"/>
          <w:i w:val="0"/>
          <w:iCs w:val="0"/>
          <w:color w:val="auto"/>
          <w:sz w:val="22"/>
          <w:szCs w:val="22"/>
        </w:rPr>
        <w:t xml:space="preserve"> </w:t>
      </w:r>
      <w:r w:rsidRPr="00A521DD">
        <w:rPr>
          <w:rFonts w:cstheme="minorHAnsi"/>
          <w:i w:val="0"/>
          <w:iCs w:val="0"/>
          <w:color w:val="auto"/>
          <w:sz w:val="22"/>
          <w:szCs w:val="22"/>
        </w:rPr>
        <w:t xml:space="preserve">increased </w:t>
      </w:r>
      <w:r w:rsidR="003714F7">
        <w:rPr>
          <w:rFonts w:cstheme="minorHAnsi"/>
          <w:i w:val="0"/>
          <w:iCs w:val="0"/>
          <w:color w:val="auto"/>
          <w:sz w:val="22"/>
          <w:szCs w:val="22"/>
        </w:rPr>
        <w:t xml:space="preserve">antibody responses in </w:t>
      </w:r>
      <w:r w:rsidR="003714F7">
        <w:rPr>
          <w:rFonts w:cstheme="minorHAnsi"/>
          <w:b/>
          <w:bCs/>
          <w:i w:val="0"/>
          <w:iCs w:val="0"/>
          <w:color w:val="auto"/>
          <w:sz w:val="22"/>
          <w:szCs w:val="22"/>
        </w:rPr>
        <w:t>c)</w:t>
      </w:r>
      <w:r w:rsidR="003714F7">
        <w:rPr>
          <w:rFonts w:cstheme="minorHAnsi"/>
          <w:i w:val="0"/>
          <w:iCs w:val="0"/>
          <w:color w:val="auto"/>
          <w:sz w:val="22"/>
          <w:szCs w:val="22"/>
        </w:rPr>
        <w:t xml:space="preserve"> </w:t>
      </w:r>
      <w:proofErr w:type="spellStart"/>
      <w:r w:rsidRPr="00A521DD">
        <w:rPr>
          <w:rFonts w:cstheme="minorHAnsi"/>
          <w:i w:val="0"/>
          <w:iCs w:val="0"/>
          <w:color w:val="auto"/>
          <w:sz w:val="22"/>
          <w:szCs w:val="22"/>
        </w:rPr>
        <w:t>mCRPC</w:t>
      </w:r>
      <w:proofErr w:type="spellEnd"/>
      <w:r w:rsidRPr="00A521DD">
        <w:rPr>
          <w:rFonts w:cstheme="minorHAnsi"/>
          <w:i w:val="0"/>
          <w:iCs w:val="0"/>
          <w:color w:val="auto"/>
          <w:sz w:val="22"/>
          <w:szCs w:val="22"/>
        </w:rPr>
        <w:t xml:space="preserve"> patients compared to all other patients</w:t>
      </w:r>
      <w:r w:rsidR="003714F7">
        <w:rPr>
          <w:rFonts w:cstheme="minorHAnsi"/>
          <w:i w:val="0"/>
          <w:iCs w:val="0"/>
          <w:color w:val="auto"/>
          <w:sz w:val="22"/>
          <w:szCs w:val="22"/>
        </w:rPr>
        <w:t xml:space="preserve"> or </w:t>
      </w:r>
      <w:r w:rsidR="003714F7">
        <w:rPr>
          <w:rFonts w:cstheme="minorHAnsi"/>
          <w:b/>
          <w:bCs/>
          <w:i w:val="0"/>
          <w:iCs w:val="0"/>
          <w:color w:val="auto"/>
          <w:sz w:val="22"/>
          <w:szCs w:val="22"/>
        </w:rPr>
        <w:t>d)</w:t>
      </w:r>
      <w:r w:rsidR="003714F7">
        <w:rPr>
          <w:rFonts w:cstheme="minorHAnsi"/>
          <w:i w:val="0"/>
          <w:iCs w:val="0"/>
          <w:color w:val="auto"/>
          <w:sz w:val="22"/>
          <w:szCs w:val="22"/>
        </w:rPr>
        <w:t xml:space="preserve"> </w:t>
      </w:r>
      <w:proofErr w:type="spellStart"/>
      <w:r w:rsidR="003714F7">
        <w:rPr>
          <w:rFonts w:cstheme="minorHAnsi"/>
          <w:i w:val="0"/>
          <w:iCs w:val="0"/>
          <w:color w:val="auto"/>
          <w:sz w:val="22"/>
          <w:szCs w:val="22"/>
        </w:rPr>
        <w:t>nmCRPC</w:t>
      </w:r>
      <w:proofErr w:type="spellEnd"/>
      <w:r w:rsidR="003714F7">
        <w:rPr>
          <w:rFonts w:cstheme="minorHAnsi"/>
          <w:i w:val="0"/>
          <w:iCs w:val="0"/>
          <w:color w:val="auto"/>
          <w:sz w:val="22"/>
          <w:szCs w:val="22"/>
        </w:rPr>
        <w:t xml:space="preserve"> patients compared to </w:t>
      </w:r>
      <w:proofErr w:type="spellStart"/>
      <w:r w:rsidR="003714F7">
        <w:rPr>
          <w:rFonts w:cstheme="minorHAnsi"/>
          <w:i w:val="0"/>
          <w:iCs w:val="0"/>
          <w:color w:val="auto"/>
          <w:sz w:val="22"/>
          <w:szCs w:val="22"/>
        </w:rPr>
        <w:t>nmCSPC</w:t>
      </w:r>
      <w:proofErr w:type="spellEnd"/>
      <w:r w:rsidR="003714F7">
        <w:rPr>
          <w:rFonts w:cstheme="minorHAnsi"/>
          <w:i w:val="0"/>
          <w:iCs w:val="0"/>
          <w:color w:val="auto"/>
          <w:sz w:val="22"/>
          <w:szCs w:val="22"/>
        </w:rPr>
        <w:t xml:space="preserve"> patients.</w:t>
      </w:r>
      <w:r w:rsidRPr="00A521DD">
        <w:rPr>
          <w:rFonts w:cstheme="minorHAnsi"/>
          <w:i w:val="0"/>
          <w:iCs w:val="0"/>
          <w:color w:val="auto"/>
          <w:sz w:val="22"/>
          <w:szCs w:val="22"/>
        </w:rPr>
        <w:t xml:space="preserve"> </w:t>
      </w:r>
    </w:p>
    <w:p w14:paraId="5F676E50" w14:textId="77777777" w:rsidR="00920D04" w:rsidRDefault="00920D04" w:rsidP="00920D04">
      <w:r>
        <w:br w:type="page"/>
      </w:r>
    </w:p>
    <w:p w14:paraId="578D4513" w14:textId="1B5F1317" w:rsidR="00FF0E00" w:rsidRPr="00354855" w:rsidRDefault="00354855" w:rsidP="00FF0E00">
      <w:pPr>
        <w:spacing w:line="480" w:lineRule="auto"/>
        <w:rPr>
          <w:b/>
          <w:bCs/>
        </w:rPr>
      </w:pPr>
      <w:r w:rsidRPr="00354855">
        <w:rPr>
          <w:b/>
          <w:bCs/>
        </w:rPr>
        <w:lastRenderedPageBreak/>
        <w:t>Vaccination elicits increased antibody responses over time, unlike androgen deprivation therapy</w:t>
      </w:r>
    </w:p>
    <w:p w14:paraId="76FFE152" w14:textId="77777777" w:rsidR="008F6E4A" w:rsidRDefault="00920D04" w:rsidP="00920D04">
      <w:pPr>
        <w:spacing w:line="480" w:lineRule="auto"/>
        <w:ind w:firstLine="720"/>
      </w:pPr>
      <w:r>
        <w:t xml:space="preserve">Based on our finding that individual patients tend to have relatively small variation in their antibody responses over time, we hypothesized that this could make the microarray particularly sensitive for detecting changes induced by treatment in a longitudinal analysis. To address this, we used serum samples available from the 40 patients with </w:t>
      </w:r>
      <w:proofErr w:type="spellStart"/>
      <w:r>
        <w:t>nmCSPC</w:t>
      </w:r>
      <w:proofErr w:type="spellEnd"/>
      <w:r>
        <w:t xml:space="preserve"> who were treated with one of two therapies. 20 patients received standard androgen deprivation therapy (ADT; </w:t>
      </w:r>
      <w:proofErr w:type="spellStart"/>
      <w:r>
        <w:t>GnRh</w:t>
      </w:r>
      <w:proofErr w:type="spellEnd"/>
      <w:r>
        <w:t xml:space="preserve"> analogue given every 3 months)</w:t>
      </w:r>
      <w:r>
        <w:fldChar w:fldCharType="begin"/>
      </w:r>
      <w:r w:rsidR="00962FCC">
        <w:instrText xml:space="preserve"> ADDIN ZOTERO_ITEM CSL_CITATION {"citationID":"DuRrnD9f","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and 20 patients received a DNA vaccine encoding prostatic-acid phosphatase (PAP; </w:t>
      </w:r>
      <w:proofErr w:type="spellStart"/>
      <w:r>
        <w:t>pTVG</w:t>
      </w:r>
      <w:proofErr w:type="spellEnd"/>
      <w:r>
        <w:t>-HP given every 14 days for 6 administrations)</w:t>
      </w:r>
      <w:r>
        <w:fldChar w:fldCharType="begin"/>
      </w:r>
      <w:r w:rsidR="00962FCC">
        <w:instrText xml:space="preserve"> ADDIN ZOTERO_ITEM CSL_CITATION {"citationID":"kao8a1z5","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Blood samples were collected from these patients immediately prior to treatment, and at 3 months and 6 months following initiation of treatment. Consistent with our observations in Fig 1E, we found high correlation between samples from an individual patient over time (Fig 6A). </w:t>
      </w:r>
    </w:p>
    <w:p w14:paraId="1DFFEC73" w14:textId="22D6FA9C" w:rsidR="00920D04" w:rsidRDefault="00920D04" w:rsidP="00920D04">
      <w:pPr>
        <w:spacing w:line="480" w:lineRule="auto"/>
        <w:ind w:firstLine="720"/>
      </w:pPr>
      <w:r>
        <w:t>We</w:t>
      </w:r>
      <w:r w:rsidR="008F6E4A">
        <w:t xml:space="preserve"> next</w:t>
      </w:r>
      <w:r>
        <w:t xml:space="preserve"> fit a </w:t>
      </w:r>
      <w:ins w:id="238" w:author="MICHAEL A NEWTON" w:date="2020-06-25T12:42:00Z">
        <w:r w:rsidR="0020547C">
          <w:t xml:space="preserve">mixed-effects </w:t>
        </w:r>
      </w:ins>
      <w:r w:rsidRPr="00824349">
        <w:rPr>
          <w:color w:val="FF0000"/>
          <w:rPrChange w:id="239" w:author="MICHAEL A NEWTON" w:date="2020-06-25T09:44:00Z">
            <w:rPr/>
          </w:rPrChange>
        </w:rPr>
        <w:t xml:space="preserve">linear model to </w:t>
      </w:r>
      <w:r>
        <w:t>determine if there were any peptides which had increased signal over time</w:t>
      </w:r>
      <w:ins w:id="240" w:author="MICHAEL A NEWTON" w:date="2020-06-25T09:45:00Z">
        <w:r w:rsidR="00824349">
          <w:t xml:space="preserve"> [controlling FDR</w:t>
        </w:r>
      </w:ins>
      <w:ins w:id="241" w:author="MICHAEL A NEWTON" w:date="2020-06-25T12:42:00Z">
        <w:r w:rsidR="0020547C">
          <w:t xml:space="preserve"> at 5%</w:t>
        </w:r>
      </w:ins>
      <w:ins w:id="242" w:author="MICHAEL A NEWTON" w:date="2020-06-25T09:45:00Z">
        <w:r w:rsidR="00824349">
          <w:t>]</w:t>
        </w:r>
      </w:ins>
      <w:r>
        <w:t xml:space="preserve">. </w:t>
      </w:r>
      <w:r w:rsidR="00190D11">
        <w:t xml:space="preserve">In </w:t>
      </w:r>
      <w:r w:rsidR="00522689">
        <w:t xml:space="preserve">the </w:t>
      </w:r>
      <w:r w:rsidR="00190D11">
        <w:t>vaccine</w:t>
      </w:r>
      <w:r w:rsidR="00522689">
        <w:t>-</w:t>
      </w:r>
      <w:r w:rsidR="00190D11">
        <w:t>treated patients, w</w:t>
      </w:r>
      <w:r>
        <w:t>e found</w:t>
      </w:r>
      <w:ins w:id="243" w:author="MICHAEL A NEWTON" w:date="2020-06-25T12:42:00Z">
        <w:r w:rsidR="0020547C">
          <w:t xml:space="preserve"> **</w:t>
        </w:r>
      </w:ins>
      <w:r>
        <w:t xml:space="preserve"> </w:t>
      </w:r>
      <w:commentRangeStart w:id="244"/>
      <w:commentRangeEnd w:id="244"/>
      <w:r w:rsidR="001352B8">
        <w:rPr>
          <w:rStyle w:val="CommentReference"/>
        </w:rPr>
        <w:commentReference w:id="244"/>
      </w:r>
      <w:r w:rsidR="008F6E4A">
        <w:t>5680</w:t>
      </w:r>
      <w:r>
        <w:t xml:space="preserve"> </w:t>
      </w:r>
      <w:r w:rsidR="00190D11">
        <w:t xml:space="preserve">significant </w:t>
      </w:r>
      <w:r>
        <w:t xml:space="preserve">peptides that had </w:t>
      </w:r>
      <w:r w:rsidR="008F6E4A">
        <w:t>a coefficient of time fixed-effect of at least 0.3333, indicating a two-fold increase in signal every three months</w:t>
      </w:r>
      <w:r w:rsidR="00A350F7">
        <w:t xml:space="preserve"> (Supplementary Table 8)</w:t>
      </w:r>
      <w:r w:rsidR="008F6E4A">
        <w:t>.</w:t>
      </w:r>
      <w:r>
        <w:t xml:space="preserve"> </w:t>
      </w:r>
      <w:r w:rsidR="00190D11">
        <w:t xml:space="preserve">We were unable to detect any peptides that ADT patients developed increasing response to over time using this procedure </w:t>
      </w:r>
      <w:r>
        <w:t xml:space="preserve">(Fig 6B). </w:t>
      </w:r>
      <w:r w:rsidR="00522689">
        <w:t>Examples of the fluorescence levels of 3 peptides over time in ADT-treated and vaccine-treated are shown in Fig 6C.</w:t>
      </w:r>
      <w:r w:rsidR="00716D2B">
        <w:t xml:space="preserve"> </w:t>
      </w:r>
    </w:p>
    <w:p w14:paraId="6A618993" w14:textId="3AE7BCB8" w:rsidR="00162010" w:rsidRDefault="00162010">
      <w:r>
        <w:br w:type="page"/>
      </w:r>
    </w:p>
    <w:p w14:paraId="1437F0C1" w14:textId="77777777" w:rsidR="00162010" w:rsidRDefault="00162010" w:rsidP="00162010">
      <w:pPr>
        <w:rPr>
          <w:b/>
          <w:bCs/>
        </w:rPr>
      </w:pPr>
      <w:r>
        <w:rPr>
          <w:b/>
          <w:bCs/>
          <w:noProof/>
        </w:rPr>
        <w:lastRenderedPageBreak/>
        <w:drawing>
          <wp:inline distT="0" distB="0" distL="0" distR="0" wp14:anchorId="66925C03" wp14:editId="17E0CC57">
            <wp:extent cx="5931535" cy="5398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5398770"/>
                    </a:xfrm>
                    <a:prstGeom prst="rect">
                      <a:avLst/>
                    </a:prstGeom>
                    <a:noFill/>
                    <a:ln>
                      <a:noFill/>
                    </a:ln>
                  </pic:spPr>
                </pic:pic>
              </a:graphicData>
            </a:graphic>
          </wp:inline>
        </w:drawing>
      </w:r>
    </w:p>
    <w:p w14:paraId="411BE7A4" w14:textId="0CA079B6" w:rsidR="00162010" w:rsidRDefault="00162010" w:rsidP="00162010">
      <w:pPr>
        <w:keepNext/>
      </w:pPr>
      <w:r w:rsidRPr="00EF689C">
        <w:rPr>
          <w:b/>
          <w:bCs/>
        </w:rPr>
        <w:t xml:space="preserve">Figure </w:t>
      </w:r>
      <w:r>
        <w:rPr>
          <w:b/>
          <w:bCs/>
        </w:rPr>
        <w:t>6.</w:t>
      </w:r>
      <w:r>
        <w:t xml:space="preserve"> Vaccination elicits increased antibody responses over time, unlike androgen deprivation therapy.  </w:t>
      </w:r>
      <w:r>
        <w:rPr>
          <w:b/>
          <w:bCs/>
        </w:rPr>
        <w:t>a)</w:t>
      </w:r>
      <w:r>
        <w:t xml:space="preserve"> The mean correlation coefficient among all pairs of different individuals (</w:t>
      </w:r>
      <w:r w:rsidRPr="008404F8">
        <w:rPr>
          <w:i/>
          <w:iCs/>
        </w:rPr>
        <w:t>Average Pair</w:t>
      </w:r>
      <w:r>
        <w:t>) compared to the average correlation coefficient among all technical replicates (</w:t>
      </w:r>
      <w:r w:rsidRPr="008404F8">
        <w:rPr>
          <w:i/>
          <w:iCs/>
        </w:rPr>
        <w:t>Replicate</w:t>
      </w:r>
      <w:r>
        <w:t>) and the average correlation among samples collected from the same patient at different time points (</w:t>
      </w:r>
      <w:r>
        <w:rPr>
          <w:i/>
          <w:iCs/>
        </w:rPr>
        <w:t>Same patient</w:t>
      </w:r>
      <w:r w:rsidRPr="008404F8">
        <w:t>)</w:t>
      </w:r>
      <w:r>
        <w:t xml:space="preserve">. Error bars represent standard deviation. </w:t>
      </w:r>
      <w:r>
        <w:rPr>
          <w:b/>
          <w:bCs/>
        </w:rPr>
        <w:t>b)</w:t>
      </w:r>
      <w:r>
        <w:t xml:space="preserve"> Volcano plots depicting peptides that increased in signal following treatment with ADT or vaccine by at least 2-fold every three months, corresponding to a coefficient of time fixed-effect of 0.333 (vertical line), and met the 5% BH FDR cut off </w:t>
      </w:r>
      <w:r w:rsidR="00C3651C">
        <w:t>using</w:t>
      </w:r>
      <w:r>
        <w:t xml:space="preserve"> both KR and Satterthwaite methods. Significant peptides are colored red. </w:t>
      </w:r>
      <w:r>
        <w:rPr>
          <w:b/>
          <w:bCs/>
        </w:rPr>
        <w:t>c)</w:t>
      </w:r>
      <w:r>
        <w:t xml:space="preserve"> Example boxplots displaying log2 fluorescence levels for 3 peptides at baseline, 3 months, and 6 months, in patients treated with ADT or vaccine.  </w:t>
      </w:r>
    </w:p>
    <w:p w14:paraId="5EA2913F" w14:textId="77777777" w:rsidR="00DF3C4A" w:rsidRDefault="00DF3C4A" w:rsidP="00DF3C4A">
      <w:pPr>
        <w:spacing w:line="480" w:lineRule="auto"/>
      </w:pPr>
    </w:p>
    <w:p w14:paraId="109C17A6" w14:textId="46276720" w:rsidR="00DF3C4A" w:rsidRPr="00DF3C4A" w:rsidRDefault="00DF3C4A" w:rsidP="00DF3C4A">
      <w:pPr>
        <w:spacing w:line="480" w:lineRule="auto"/>
        <w:rPr>
          <w:b/>
          <w:bCs/>
        </w:rPr>
      </w:pPr>
      <w:r w:rsidRPr="00DF3C4A">
        <w:rPr>
          <w:b/>
          <w:bCs/>
        </w:rPr>
        <w:lastRenderedPageBreak/>
        <w:t>PAP vaccination causes consistent increases in antibodies against proteins associated with nucleic acid binding and gene regulation across patients</w:t>
      </w:r>
    </w:p>
    <w:p w14:paraId="7E1EB524" w14:textId="5CE9CE4C" w:rsidR="00920D04" w:rsidRDefault="00B94504" w:rsidP="00920D04">
      <w:pPr>
        <w:spacing w:line="480" w:lineRule="auto"/>
        <w:ind w:firstLine="720"/>
      </w:pPr>
      <w:r>
        <w:t xml:space="preserve">We visualized the changes in peptide recognition over time in vaccine-treated patients by plotting the residuals of the null model in the heatmap in Fig 7A. This further demonstrates that vaccine-treated patients had robust increases in antibody responses to these 5680 peptides. </w:t>
      </w:r>
      <w:r w:rsidR="00920D04">
        <w:t>To characterize the</w:t>
      </w:r>
      <w:r>
        <w:t>se peptides,</w:t>
      </w:r>
      <w:r w:rsidR="00920D04">
        <w:t xml:space="preserve"> we performed GO analysis. We found that a significantly enriched set of these antibodies were specific to nucleic acid binding proteins. There were also more antibodies against proteins </w:t>
      </w:r>
      <w:r w:rsidR="000F5DE9">
        <w:t xml:space="preserve">associated with </w:t>
      </w:r>
      <w:r w:rsidR="00920D04">
        <w:t>RNA metabolism, ion binding</w:t>
      </w:r>
      <w:r w:rsidR="00BF775D">
        <w:t xml:space="preserve">, </w:t>
      </w:r>
      <w:r w:rsidR="000F5DE9">
        <w:t xml:space="preserve">and ribosomal </w:t>
      </w:r>
      <w:r w:rsidR="008E3186">
        <w:t>or nucleolar</w:t>
      </w:r>
      <w:r w:rsidR="000F5DE9">
        <w:t xml:space="preserve"> cellular components </w:t>
      </w:r>
      <w:r w:rsidR="00920D04">
        <w:t xml:space="preserve">than would be expected by chance (Fig </w:t>
      </w:r>
      <w:r w:rsidR="003C7614">
        <w:t>7B</w:t>
      </w:r>
      <w:r w:rsidR="00920D04">
        <w:t>).</w:t>
      </w:r>
      <w:r w:rsidR="00920D04">
        <w:rPr>
          <w:i/>
          <w:iCs/>
        </w:rPr>
        <w:br w:type="page"/>
      </w:r>
    </w:p>
    <w:p w14:paraId="5F6FA21B" w14:textId="77777777" w:rsidR="00162010" w:rsidRDefault="00162010" w:rsidP="00162010">
      <w:pPr>
        <w:keepNext/>
      </w:pPr>
      <w:r>
        <w:rPr>
          <w:b/>
          <w:bCs/>
          <w:noProof/>
        </w:rPr>
        <w:lastRenderedPageBreak/>
        <w:drawing>
          <wp:inline distT="0" distB="0" distL="0" distR="0" wp14:anchorId="2E4CBE04" wp14:editId="51225FBE">
            <wp:extent cx="5943600" cy="77292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729220"/>
                    </a:xfrm>
                    <a:prstGeom prst="rect">
                      <a:avLst/>
                    </a:prstGeom>
                    <a:noFill/>
                    <a:ln>
                      <a:noFill/>
                    </a:ln>
                  </pic:spPr>
                </pic:pic>
              </a:graphicData>
            </a:graphic>
          </wp:inline>
        </w:drawing>
      </w:r>
    </w:p>
    <w:p w14:paraId="58AADF7E" w14:textId="390FCDB9" w:rsidR="00162010" w:rsidRDefault="00162010" w:rsidP="00162010">
      <w:pPr>
        <w:keepNext/>
      </w:pPr>
      <w:r w:rsidRPr="00EF689C">
        <w:rPr>
          <w:b/>
          <w:bCs/>
        </w:rPr>
        <w:t xml:space="preserve">Figure </w:t>
      </w:r>
      <w:r>
        <w:rPr>
          <w:b/>
          <w:bCs/>
        </w:rPr>
        <w:t xml:space="preserve">7. </w:t>
      </w:r>
      <w:r>
        <w:t xml:space="preserve">PAP vaccination </w:t>
      </w:r>
      <w:r w:rsidR="00302C4A">
        <w:t>causes consistent increases in antibodies against proteins associated with nucleic acid binding and</w:t>
      </w:r>
      <w:r>
        <w:t xml:space="preserve"> </w:t>
      </w:r>
      <w:r w:rsidR="00302C4A">
        <w:t xml:space="preserve">gene regulation across patients. </w:t>
      </w:r>
      <w:r>
        <w:rPr>
          <w:b/>
          <w:bCs/>
        </w:rPr>
        <w:t xml:space="preserve">a) </w:t>
      </w:r>
      <w:r>
        <w:t xml:space="preserve">Heatmap of the fluorescence residuals from </w:t>
      </w:r>
      <w:r>
        <w:lastRenderedPageBreak/>
        <w:t xml:space="preserve">the null model for each of the 5680 peptides that were significantly increased in vaccine-treated patients. Samples from vaccine-treated patients at each collection time point (baseline, 3 months, and 6 months) are grouped together along the x-axis, while peptides are clustered along the y-axis. </w:t>
      </w:r>
      <w:r>
        <w:rPr>
          <w:b/>
          <w:bCs/>
        </w:rPr>
        <w:t>b)</w:t>
      </w:r>
      <w:r>
        <w:t xml:space="preserve"> Waterfall plot of GO analysis of proteins recognized more following vaccine.</w:t>
      </w:r>
    </w:p>
    <w:p w14:paraId="28837674" w14:textId="77777777" w:rsidR="00920D04" w:rsidRDefault="00920D04" w:rsidP="00920D04">
      <w:pPr>
        <w:pStyle w:val="Caption"/>
      </w:pPr>
    </w:p>
    <w:p w14:paraId="6AE13DA3" w14:textId="571C347E" w:rsidR="00920D04" w:rsidRPr="00381122" w:rsidRDefault="00920D04" w:rsidP="00920D04">
      <w:pPr>
        <w:rPr>
          <w:b/>
          <w:bCs/>
        </w:rPr>
      </w:pPr>
      <w:r>
        <w:rPr>
          <w:b/>
          <w:bCs/>
        </w:rPr>
        <w:br w:type="page"/>
      </w:r>
      <w:r w:rsidR="00381122">
        <w:rPr>
          <w:b/>
          <w:bCs/>
        </w:rPr>
        <w:lastRenderedPageBreak/>
        <w:t>DISCUSSION</w:t>
      </w:r>
    </w:p>
    <w:p w14:paraId="010B7CF7" w14:textId="77777777" w:rsidR="00920D04" w:rsidRDefault="00920D04" w:rsidP="00920D04">
      <w:pPr>
        <w:spacing w:line="480" w:lineRule="auto"/>
        <w:ind w:firstLine="720"/>
      </w:pPr>
      <w:r>
        <w:t xml:space="preserve">The purpose of this study was to perform a comprehensive survey of serum antibody responses in prostate cancer patients and to determine whether responses changed with disease progression or treatment. Previous examinations of serum antibodies in patients with prostate cancer focused mainly on diagnostic applications; thus, a more complete picture of patient antibody repertoires has been lacking. We addressed this by designing the largest reported prostate-cancer specific peptide microarray, capable of measuring IgG responses to over 177,000 peptides. Our major findings were 1) the microarray data are highly reproducible, 2) the overall number of peptides recognized is not greater in patients with more advanced disease, 3) the composition of patient antibody repertoires change with disease progression, 4) each individual has their own antibody signature, and 5) this approach can be used to track changes in individuals elicited by therapy.  </w:t>
      </w:r>
    </w:p>
    <w:p w14:paraId="30C5CF1F" w14:textId="1BA138E0" w:rsidR="00920D04" w:rsidRDefault="00920D04" w:rsidP="00920D04">
      <w:pPr>
        <w:spacing w:line="480" w:lineRule="auto"/>
        <w:ind w:firstLine="720"/>
      </w:pPr>
      <w:r>
        <w:t xml:space="preserve">Here we have shown that this novel prostate cancer-specific peptide microarray yields highly robust and reproducible measurements of serum IgG levels. We found that technical replicates were highly correlated and background fluorescence signal was negligible. The microarray’s measurements also exhibit generally strong concordance with existing literature on serum antibodies in prostate cancer patients. A previous study using ELISA detected anti-PSA antibodies in 11% of </w:t>
      </w:r>
      <w:proofErr w:type="spellStart"/>
      <w:r w:rsidR="00537554">
        <w:t>mCRPC</w:t>
      </w:r>
      <w:proofErr w:type="spellEnd"/>
      <w:r w:rsidR="00537554">
        <w:t xml:space="preserve"> </w:t>
      </w:r>
      <w:r>
        <w:t>patients</w:t>
      </w:r>
      <w:r>
        <w:fldChar w:fldCharType="begin"/>
      </w:r>
      <w:r w:rsidR="00143E2B">
        <w:instrText xml:space="preserve"> ADDIN ZOTERO_ITEM CSL_CITATION {"citationID":"A9l5R8dC","properties":{"formattedCitation":"[35]","plainCitation":"[35]","noteIndex":0},"citationItems":[{"id":1013,"uris":["http://zotero.org/users/5058535/items/TRKASYCN"],"uri":["http://zotero.org/users/5058535/items/TRKASYCN"],"itemData":{"id":1013,"type":"article-journal","abstract":"Purpose: \n      Several immune based therapies targeting prostate cancer associated proteins are currently\n         undergoing clinical investigation. In general, however, little is known about the\n         immunogenicity of prostate cancer or which prostate cancer associated proteins elicit\n         immune responses. We determine whether patients with prostate cancer have antibody\n         immunity to known prostate cancer associated proteins, what the prevalence of this\n         immunity is and whether immunity to individual proteins is associated with the stage\n         of disease.\n      \n      \n      Materials and Methods: \n      We evaluated the inherent humoral immune response against prostate specific antigen\n         (PSA), prostatic acid phosphatase, p53 and HER-2/neu, all known prostate cancer associated\n         proteins, in 200 patients with various stages of disease and male controls.\n      \n      \n      Results: \n      Antibody immunity to PSA was significantly different between the patient (11%, 22\n         of 200) and control populations (1.5%, 3 of 100, p = 0.02), and titers 1:100 or greater\n         were particularly prevalent in the subgroup of patients with androgen independent\n         disease (11%, 6 of 56). Antibody immunity to prostatic acid phosphatase and p53 was\n         detected (5.5%, 11 of 200 and 6%, 12 of 200), and was not different from the control\n         population (4%, 4 of 100, p = 0.57 and 7%, 7 of 100, p = 0.74). Antibody immunity\n         to HER-2/neu was significantly higher in patients with prostate cancer (15.5%, 31\n         of 200) compared to controls (2%, 2 of 100, p = 0.0004), and titers 1:100 or greater\n         were most prevalent in the subgroup of patients with androgen independent disease\n         (16%, 9 of 56).\n      \n      \n      Conclusions: \n      These findings suggest that prostate cancer is an immunogenic tumor. Moreover, for\n         PSA and HER-2/neu the prevalence of antibody immunity was higher in patients with\n         androgen independent disease, indicating that even patients with advanced stage prostate\n         cancer can have an immune response to their tumor.","container-title":"Journal of Urology","DOI":"10.1016/S0022-5347(05)67114-5","issue":"5","journalAbbreviation":"Journal of Urology","page":"1825-1829","source":"auajournals.org (Atypon)","title":"Antibody immunity to prostate cancer associated antigens can be detected in the serum of patients with prostate cancer","volume":"164","author":[{"literal":"McNEEL DOUGLAS G."},{"literal":"Nguyen Lan D."},{"literal":"Storer Barry E."},{"literal":"Vessella Robert"},{"literal":"Lange Paul H."},{"literal":"Disis Mary L."}],"issued":{"date-parts":[["2000",11,1]]}}}],"schema":"https://github.com/citation-style-language/schema/raw/master/csl-citation.json"} </w:instrText>
      </w:r>
      <w:r>
        <w:fldChar w:fldCharType="separate"/>
      </w:r>
      <w:r w:rsidR="00143E2B" w:rsidRPr="00143E2B">
        <w:rPr>
          <w:rFonts w:ascii="Calibri" w:hAnsi="Calibri" w:cs="Calibri"/>
        </w:rPr>
        <w:t>[35]</w:t>
      </w:r>
      <w:r>
        <w:fldChar w:fldCharType="end"/>
      </w:r>
      <w:r>
        <w:t>. Similarly, the microarray detected PSA responses in 13.3% of</w:t>
      </w:r>
      <w:r w:rsidR="00DE1DA3">
        <w:t xml:space="preserve"> </w:t>
      </w:r>
      <w:proofErr w:type="spellStart"/>
      <w:r w:rsidR="00DE1DA3">
        <w:t>mCRPC</w:t>
      </w:r>
      <w:proofErr w:type="spellEnd"/>
      <w:r>
        <w:t xml:space="preserve"> patient</w:t>
      </w:r>
      <w:r w:rsidR="00D3017D">
        <w:t>s</w:t>
      </w:r>
      <w:r>
        <w:t>. Looking at PAP, ELISA detected antibody responses in 5.5% of patients</w:t>
      </w:r>
      <w:r w:rsidR="00D3017D">
        <w:t xml:space="preserve">, </w:t>
      </w:r>
      <w:r>
        <w:t>while the microarray detected antibody responses in 8.2% of prostate cancer patients. On the other hand, ELISA detected antibodies specific for the AR ligand-binding domain in 17.1%, whereas the microarray detected antibody responses in 5.9% of patients</w:t>
      </w:r>
      <w:r>
        <w:fldChar w:fldCharType="begin"/>
      </w:r>
      <w:r w:rsidR="00143E2B">
        <w:instrText xml:space="preserve"> ADDIN ZOTERO_ITEM CSL_CITATION {"citationID":"M3PeqAQR","properties":{"formattedCitation":"[36]","plainCitation":"[36]","noteIndex":0},"citationItems":[{"id":1012,"uris":["http://zotero.org/users/5058535/items/WRGUG26V"],"uri":["http://zotero.org/users/5058535/items/WRGUG26V"],"itemData":{"id":1012,"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antigen.\nMETHODS: The detection of auto-antibodies specific for the AR in patient sera was evaluated by ELISA and Western blotting. Peripheral blood mononuclear cells were analyzed for the presence of AR-specific T-cells, as measured by T-cell proliferation, interferon gamma (IFNgamma) and interleukin-10 secretion.\nRESULTS: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IFNgamma secretion when compared to patients without antibody responses.\nCONCLUSIONS: These data demonstrate that some patients with prostate cancer have pre-existing humoral and cellular immune responses specific for the AR, suggesting that tolerance against the AR is not absolute and that the AR may be a potential immunotherapeutic target antigen.","container-title":"The Prostate","DOI":"10.1002/pros.20652","ISSN":"0270-4137","issue":"16","journalAbbreviation":"Prostate","language":"eng","note":"PMID: 17879963","page":"1729-1739","source":"PubMed","title":"Antibody and T-cell responses specific for the androgen receptor in patients with prostate cancer","volume":"67","author":[{"family":"Olson","given":"Brian M."},{"family":"McNeel","given":"Douglas G."}],"issued":{"date-parts":[["2007",12,1]]}}}],"schema":"https://github.com/citation-style-language/schema/raw/master/csl-citation.json"} </w:instrText>
      </w:r>
      <w:r>
        <w:fldChar w:fldCharType="separate"/>
      </w:r>
      <w:r w:rsidR="00143E2B" w:rsidRPr="00143E2B">
        <w:rPr>
          <w:rFonts w:ascii="Calibri" w:hAnsi="Calibri" w:cs="Calibri"/>
        </w:rPr>
        <w:t>[36]</w:t>
      </w:r>
      <w:r>
        <w:fldChar w:fldCharType="end"/>
      </w:r>
      <w:r>
        <w:t>.</w:t>
      </w:r>
    </w:p>
    <w:p w14:paraId="4D7FC29B" w14:textId="2FD7134B" w:rsidR="00920D04" w:rsidRDefault="00920D04" w:rsidP="00920D04">
      <w:pPr>
        <w:spacing w:line="480" w:lineRule="auto"/>
        <w:ind w:firstLine="720"/>
      </w:pPr>
      <w:r>
        <w:t xml:space="preserve">Based on </w:t>
      </w:r>
      <w:r w:rsidR="0002301C">
        <w:t xml:space="preserve">reports </w:t>
      </w:r>
      <w:r>
        <w:t xml:space="preserve">that individual proteins like PSA and PAP are more recognized in patients than controls, we hypothesized that patients with more advanced disease would have antibodies against more proteins. Previous studies have focused on the use of antibody profiling as possible diagnostic tool </w:t>
      </w:r>
      <w:r>
        <w:lastRenderedPageBreak/>
        <w:t>to identify prostate cancer. They have used phage display or whole tissue fractionation followed by mass spectrometry to specifically discover proteins that are recognized more in prostate cancer patients than controls</w:t>
      </w:r>
      <w:r>
        <w:fldChar w:fldCharType="begin"/>
      </w:r>
      <w:r w:rsidR="00143E2B">
        <w:instrText xml:space="preserve"> ADDIN ZOTERO_ITEM CSL_CITATION {"citationID":"lfC6JqmH","properties":{"formattedCitation":"[15,16,37]","plainCitation":"[15,16,37]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143E2B" w:rsidRPr="00143E2B">
        <w:rPr>
          <w:rFonts w:ascii="Calibri" w:hAnsi="Calibri" w:cs="Calibri"/>
        </w:rPr>
        <w:t>[15,16,37]</w:t>
      </w:r>
      <w:r>
        <w:fldChar w:fldCharType="end"/>
      </w:r>
      <w:r>
        <w:t>. Because previous studies focused only on antibodies that are enriched in prostate cancer patients, they were unable to address this question of whether the overall size of the antibody repertoire changes with clinical sta</w:t>
      </w:r>
      <w:r w:rsidR="00F25F08">
        <w:t>ge</w:t>
      </w:r>
      <w:r>
        <w:t xml:space="preserve"> of disease. One of the additional strengths of our microarray approach was that it also allowed us to examine the classes of proteins recognized by patients in each clinical</w:t>
      </w:r>
      <w:r w:rsidR="003C1BA0">
        <w:t xml:space="preserve"> stage</w:t>
      </w:r>
      <w:r>
        <w:t xml:space="preserve">. </w:t>
      </w:r>
    </w:p>
    <w:p w14:paraId="4339D82D" w14:textId="00E5DC38" w:rsidR="00F944BB" w:rsidRDefault="00920D04" w:rsidP="00F944BB">
      <w:pPr>
        <w:spacing w:line="480" w:lineRule="auto"/>
        <w:ind w:firstLine="720"/>
      </w:pPr>
      <w:r>
        <w:t xml:space="preserve">Contrary to our expectations, we did not observe an increase in the number of peptides recognized with more advanced disease. While the overall number of antibody responses did not appear to increase, we found that the composition of proteins recognized appears to change. Interestingly, we discovered that the vast majority of predicted lncRNA ORF gene products were recognized by at least one subject, with a large proportion recognized exclusively in cancer patients. This could be the result of unstable peptides being translated from </w:t>
      </w:r>
      <w:proofErr w:type="spellStart"/>
      <w:r>
        <w:t>lncRNAs</w:t>
      </w:r>
      <w:proofErr w:type="spellEnd"/>
      <w:r>
        <w:t xml:space="preserve"> at higher rates due to the dysregulation induced by prostate cancer. </w:t>
      </w:r>
      <w:commentRangeStart w:id="245"/>
      <w:r>
        <w:t>We also found that the cancer-exclusive proteins were significantly enriched for ribosomal proteins. It is possible that the upregulation of the translational machinery required to support rapid cell division in cancer leads to a greater abundance in ribosomal proteins. This lends further credence to observations made by Wang et al. that 2 of the 5 coding proteins they identified in their screen for prostate cancer-specific antibodies were ribosomal and the majority of the other proteins they identified came from untranslated regions</w:t>
      </w:r>
      <w:r>
        <w:fldChar w:fldCharType="begin"/>
      </w:r>
      <w:r w:rsidR="00143E2B">
        <w:instrText xml:space="preserve"> ADDIN ZOTERO_ITEM CSL_CITATION {"citationID":"5uwXv6F3","properties":{"formattedCitation":"[37]","plainCitation":"[37]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M."}],"issued":{"date-parts":[["2005",9,22]]}}}],"schema":"https://github.com/citation-style-language/schema/raw/master/csl-citation.json"} </w:instrText>
      </w:r>
      <w:r>
        <w:fldChar w:fldCharType="separate"/>
      </w:r>
      <w:r w:rsidR="00143E2B" w:rsidRPr="00143E2B">
        <w:rPr>
          <w:rFonts w:ascii="Calibri" w:hAnsi="Calibri" w:cs="Calibri"/>
        </w:rPr>
        <w:t>[37]</w:t>
      </w:r>
      <w:r>
        <w:fldChar w:fldCharType="end"/>
      </w:r>
      <w:r>
        <w:t xml:space="preserve">. We demonstrated that </w:t>
      </w:r>
      <w:proofErr w:type="spellStart"/>
      <w:r>
        <w:t>mCRPC</w:t>
      </w:r>
      <w:proofErr w:type="spellEnd"/>
      <w:r>
        <w:t xml:space="preserve"> patients recognize more </w:t>
      </w:r>
      <w:proofErr w:type="spellStart"/>
      <w:r>
        <w:t>lncRNAs</w:t>
      </w:r>
      <w:proofErr w:type="spellEnd"/>
      <w:r>
        <w:t xml:space="preserve">, ribosomal proteins, mitochondrial proteins, and proteins involved in nuclear division than other patients and </w:t>
      </w:r>
      <w:commentRangeStart w:id="246"/>
      <w:commentRangeStart w:id="247"/>
      <w:r>
        <w:t>controls</w:t>
      </w:r>
      <w:commentRangeEnd w:id="246"/>
      <w:r>
        <w:rPr>
          <w:rStyle w:val="CommentReference"/>
        </w:rPr>
        <w:commentReference w:id="246"/>
      </w:r>
      <w:commentRangeEnd w:id="247"/>
      <w:r>
        <w:rPr>
          <w:rStyle w:val="CommentReference"/>
        </w:rPr>
        <w:commentReference w:id="247"/>
      </w:r>
      <w:r>
        <w:t xml:space="preserve">. </w:t>
      </w:r>
      <w:commentRangeEnd w:id="245"/>
      <w:r>
        <w:rPr>
          <w:rStyle w:val="CommentReference"/>
        </w:rPr>
        <w:commentReference w:id="245"/>
      </w:r>
    </w:p>
    <w:p w14:paraId="400D1DAD" w14:textId="1056D097" w:rsidR="00F944BB" w:rsidRDefault="00F944BB" w:rsidP="005B6003">
      <w:pPr>
        <w:spacing w:line="480" w:lineRule="auto"/>
        <w:ind w:firstLine="720"/>
      </w:pPr>
      <w:r>
        <w:t xml:space="preserve">Despite the power of this approach, we were limited to observing antibody responses to 1611 proteins that are all highly expressed in prostate cancer and it is possible that there are humoral responses to other targets that may be expressed at lower levels that we did not capture. </w:t>
      </w:r>
      <w:r w:rsidR="0040584D">
        <w:t xml:space="preserve">In addition, </w:t>
      </w:r>
      <w:r w:rsidR="0040584D">
        <w:lastRenderedPageBreak/>
        <w:t>only 15 of our 100 samples were from subjects without cancer, making us more likely to</w:t>
      </w:r>
      <w:r w:rsidR="009A3E4E">
        <w:t xml:space="preserve"> detect</w:t>
      </w:r>
      <w:r w:rsidR="0040584D">
        <w:t xml:space="preserve"> antibody responses that were specific to cancer patients than to controls. </w:t>
      </w:r>
      <w:r>
        <w:t xml:space="preserve">Due to practical concerns, we took a cross-sectional approach to identifying antibody responses associated with each stage of disease rather than following individual patients across the many year natural history of prostate cancer, which prevented us from observing changes in individual patients. However, we were able to obtain longitudinal data from a subset of patients for a period of six months. </w:t>
      </w:r>
    </w:p>
    <w:p w14:paraId="399141E5" w14:textId="214BFABC" w:rsidR="00920D04" w:rsidRDefault="00920D04" w:rsidP="00920D04">
      <w:pPr>
        <w:spacing w:line="480" w:lineRule="auto"/>
        <w:ind w:firstLine="720"/>
      </w:pPr>
      <w:r>
        <w:t xml:space="preserve">Our longitudinal analysis of 40 patients with sample collections at baseline, 3 months, and 6 months revealed that each individual appears to have their own unique antibody signature or fingerprint which remains stable over time. Others have demonstrated this phenomenon, observing that healthy individuals have largely unchanged responses over time to a panel of </w:t>
      </w:r>
      <w:proofErr w:type="spellStart"/>
      <w:r>
        <w:t>self antigens</w:t>
      </w:r>
      <w:proofErr w:type="spellEnd"/>
      <w:r>
        <w:fldChar w:fldCharType="begin"/>
      </w:r>
      <w:r w:rsidR="00143E2B">
        <w:instrText xml:space="preserve"> ADDIN ZOTERO_ITEM CSL_CITATION {"citationID":"OKRn75bk","properties":{"formattedCitation":"[38,39]","plainCitation":"[38,39]","noteIndex":0},"citationItems":[{"id":1140,"uris":["http://zotero.org/users/5058535/items/8HK6FLBY"],"uri":["http://zotero.org/users/5058535/items/8HK6FLBY"],"itemData":{"id":1140,"type":"article-journal","abstract":"Autoantibodies that react with cellular components occur in high frequency in patients with systemic rheumatic diseases. A novel class of “autoantibodies” that react with cellular components has been identified in normal humans and other species. Unlike the disease-associated autoantibodies that are restricted in number, these human autoantibodies increase in number from birth until approximately two years after birth, and then remain constant for decades, if not lifelong. The complement of such autoantibodies present in an individual is unique, and for this reason they have been named individual-specific or IS autoantibodies. The IS autoantibodies, when physically separated, comprise an “antibody fingerprint” that can serve to identify people or animals, or their body fluids. These antibodies may also be associated with “security documents” and used for purposes of authentication.","container-title":"Bio/Technology","DOI":"10.1038/nbt0788-822","ISSN":"1546-1696","issue":"7","journalAbbreviation":"Nat Biotechnol","language":"en","note":"number: 7\npublisher: Nature Publishing Group","page":"822-825","source":"www-nature-com.ezproxy.library.wisc.edu","title":"Antibody Fingerprinting: A Novel Method for Identifying Individual People and Animals","title-short":"Antibody Fingerprinting","volume":"6","author":[{"family":"Francoeur","given":"Ann-Michele"}],"issued":{"date-parts":[["1988",7]]}}},{"id":1137,"uris":["http://zotero.org/users/5058535/items/69VFSW6K"],"uri":["http://zotero.org/users/5058535/items/69VFSW6K"],"itemData":{"id":1137,"type":"article-journal","abstract":"In the era towards precision medicine, we here present the individual specific autoantibody signatures of 193 healthy individuals. The self-reactive IgG signatures are stable over time in a way that each individual profile is recognized in longitudinal sampling. The IgG autoantibody reactivity towards an antigen array comprising 335 protein fragments, representing 204 human proteins with potential relevance to autoimmune disorders, was measured in longitudinal plasma samples from 193 healthy individuals. This analysis resulted in unique autoantibody barcodes for each individual that were maintained over one year’s time. The reactivity profiles, or signatures, are person specific in regards to the number of reactivities and antigen specificity. Two independent data sets were consistent in that each healthy individual displayed reactivity towards 0–16 antigens, with a median of six. Subsequently, four selected individuals were profiled on in-house produced high-density protein arrays containing 23,000 protein fragments representing 14,000 unique protein coding genes. Based on a unique, broad and deep longitudinal profiling of autoantibody reactivities, our results demonstrate a unique autoreactive profile in each analyzed healthy individual. The need and interest for broad-ranged and high-resolution molecular profiling of healthy individuals is rising. We have here generated and assessed an initial perspective on the global distribution of the self-reactive IgG repertoire in healthy individuals, by investigating 193 well-characterized healthy individuals.HighlightsA unique longitudinal profiling of autoantibody repertoires in healthy individualsAutoantibody profiles are highly individual and stable over timeAll individuals display IgG binding to human protein fragmentsThe specificity of disease associated autoantigens needs to be thoroughly characterizedThe identification of a small set of highly reactive autoantigensImportance of stringent antigen and sample specific cut-offs for defining reactivity","container-title":"Autoimmunity","DOI":"10.1080/08916934.2019.1581774","ISSN":"0891-6934","issue":"1","note":"publisher: Taylor &amp; Francis\n_eprint: https://doi.org/10.1080/08916934.2019.1581774\nPMID: 30835561","page":"1-11","source":"Taylor and Francis+NEJM","title":"Individual and stable autoantibody repertoires in healthy individuals","volume":"52","author":[{"family":"Neiman","given":"Maja"},{"family":"Hellström","given":"Cecilia"},{"family":"Just","given":"David"},{"family":"Mattsson","given":"Cecilia"},{"family":"Fagerberg","given":"Linn"},{"family":"Schuppe-Koistinen","given":"Ina"},{"family":"Gummesson","given":"Anders"},{"family":"Bergström","given":"Göran"},{"family":"Kallioniemi","given":"Olli"},{"family":"Achour","given":"Adnane"},{"family":"Sallinen","given":"Riitta"},{"family":"Uhlén","given":"Mathias"},{"family":"Nilsson","given":"Peter"}],"issued":{"date-parts":[["2019",1,2]]}}}],"schema":"https://github.com/citation-style-language/schema/raw/master/csl-citation.json"} </w:instrText>
      </w:r>
      <w:r>
        <w:fldChar w:fldCharType="separate"/>
      </w:r>
      <w:r w:rsidR="00143E2B" w:rsidRPr="00143E2B">
        <w:rPr>
          <w:rFonts w:ascii="Calibri" w:hAnsi="Calibri" w:cs="Calibri"/>
        </w:rPr>
        <w:t>[38,39]</w:t>
      </w:r>
      <w:r>
        <w:fldChar w:fldCharType="end"/>
      </w:r>
      <w:r>
        <w:t>, though we are the first to our knowledge to observe it with an array of this size and the first to study it in the setting of prostate cancer. Despite this individual signature, we did observe common recognized proteins among patients with the same clinical</w:t>
      </w:r>
      <w:r w:rsidR="003C1BA0">
        <w:t xml:space="preserve"> stage</w:t>
      </w:r>
      <w:r>
        <w:t xml:space="preserve"> of disease. Due to the lack of large random fluctuations in antibody responses over time, this platform appears particularly suited </w:t>
      </w:r>
      <w:r w:rsidR="00D456A6">
        <w:t xml:space="preserve">to identify </w:t>
      </w:r>
      <w:r>
        <w:t xml:space="preserve">changes in individuals over time induced by disease or treatment. </w:t>
      </w:r>
    </w:p>
    <w:p w14:paraId="70AC1259" w14:textId="43717DD5" w:rsidR="00920D04" w:rsidRDefault="00920D04" w:rsidP="00377AF2">
      <w:pPr>
        <w:spacing w:line="480" w:lineRule="auto"/>
      </w:pPr>
      <w:r>
        <w:tab/>
        <w:t xml:space="preserve">Most strikingly, we have shown that treatments can modulate a patient’s antibody repertoire, at least during a 6-month study period. We found that antigen-specific vaccination elicited greater increases in off-target antibody responses over time than did traditional targeted therapy, showing that this may be a method of quantifying antigen spread caused by treatment. Our data are consistent with previous findings examining off-target antibody responses to </w:t>
      </w:r>
      <w:proofErr w:type="spellStart"/>
      <w:r>
        <w:t>Sipuleucel</w:t>
      </w:r>
      <w:proofErr w:type="spellEnd"/>
      <w:r>
        <w:t>-T, but we were able to additionally study a greater number of prostate cancer-associated peptides and compare the effects of immunotherapy to the effects of androgen deprivation therapy</w:t>
      </w:r>
      <w:r>
        <w:fldChar w:fldCharType="begin"/>
      </w:r>
      <w:r w:rsidR="00962FCC">
        <w:instrText xml:space="preserve"> ADDIN ZOTERO_ITEM CSL_CITATION {"citationID":"765AP82T","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fldChar w:fldCharType="separate"/>
      </w:r>
      <w:r w:rsidR="00962FCC" w:rsidRPr="00962FCC">
        <w:rPr>
          <w:rFonts w:ascii="Calibri" w:hAnsi="Calibri" w:cs="Calibri"/>
        </w:rPr>
        <w:t>[14]</w:t>
      </w:r>
      <w:r>
        <w:fldChar w:fldCharType="end"/>
      </w:r>
      <w:r>
        <w:t>. These specific proteins to which patients receiving the PAP vaccine developed increasing responses may be useful as biomarkers of response to therapy</w:t>
      </w:r>
      <w:r w:rsidR="000B0E9C">
        <w:t>.</w:t>
      </w:r>
      <w:r>
        <w:t xml:space="preserve"> We also found that the proteins with increasing responses in ADT-treated patients </w:t>
      </w:r>
      <w:r>
        <w:lastRenderedPageBreak/>
        <w:t xml:space="preserve">are the [same/different] as those that were significantly higher in </w:t>
      </w:r>
      <w:proofErr w:type="spellStart"/>
      <w:r>
        <w:t>nmCRPC</w:t>
      </w:r>
      <w:proofErr w:type="spellEnd"/>
      <w:r>
        <w:t xml:space="preserve"> than in </w:t>
      </w:r>
      <w:proofErr w:type="spellStart"/>
      <w:r>
        <w:t>nmCSPC</w:t>
      </w:r>
      <w:proofErr w:type="spellEnd"/>
      <w:r>
        <w:t>. This indicates that ADT is likely driving the dramatic shift in antibody profiles in patients with these two</w:t>
      </w:r>
      <w:r w:rsidR="003C1BA0">
        <w:t xml:space="preserve"> stage</w:t>
      </w:r>
      <w:r>
        <w:t>s of disease. Future applications may focus on using this platform to identify antibody signature changes that are specific for various types of immunotherapies, quantitating antigen spread and immunomodulation induced by therapy, and predicting response to prostate cancer immunotherapy.</w:t>
      </w:r>
    </w:p>
    <w:p w14:paraId="76CE993E" w14:textId="73BE9AFC" w:rsidR="00B466AD" w:rsidRDefault="00B466AD">
      <w:r>
        <w:br w:type="page"/>
      </w:r>
    </w:p>
    <w:p w14:paraId="5A74BCBE" w14:textId="66D51754" w:rsidR="00B466AD" w:rsidRDefault="008A3B55" w:rsidP="00B466AD">
      <w:pPr>
        <w:keepNext/>
      </w:pPr>
      <w:r>
        <w:rPr>
          <w:noProof/>
        </w:rPr>
        <w:lastRenderedPageBreak/>
        <w:drawing>
          <wp:inline distT="0" distB="0" distL="0" distR="0" wp14:anchorId="78742035" wp14:editId="647E92DD">
            <wp:extent cx="5939790" cy="3959860"/>
            <wp:effectExtent l="0" t="0" r="381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66C2A195" w14:textId="338B7711" w:rsidR="00377AF2" w:rsidRPr="003F46B4" w:rsidRDefault="00B466AD" w:rsidP="00B466AD">
      <w:pPr>
        <w:pStyle w:val="Caption"/>
        <w:rPr>
          <w:i w:val="0"/>
          <w:iCs w:val="0"/>
          <w:color w:val="auto"/>
          <w:sz w:val="22"/>
          <w:szCs w:val="22"/>
        </w:rPr>
      </w:pPr>
      <w:r w:rsidRPr="003F46B4">
        <w:rPr>
          <w:b/>
          <w:bCs/>
          <w:i w:val="0"/>
          <w:iCs w:val="0"/>
          <w:color w:val="auto"/>
          <w:sz w:val="22"/>
          <w:szCs w:val="22"/>
        </w:rPr>
        <w:t xml:space="preserve">Supplementary Figure 1. </w:t>
      </w:r>
      <w:r w:rsidR="003F46B4">
        <w:rPr>
          <w:i w:val="0"/>
          <w:iCs w:val="0"/>
          <w:color w:val="auto"/>
          <w:sz w:val="22"/>
          <w:szCs w:val="22"/>
        </w:rPr>
        <w:t xml:space="preserve">Fluorescence signals vary between individuals and across peptides. </w:t>
      </w:r>
      <w:r w:rsidR="003F46B4">
        <w:rPr>
          <w:b/>
          <w:bCs/>
          <w:i w:val="0"/>
          <w:iCs w:val="0"/>
          <w:color w:val="auto"/>
          <w:sz w:val="22"/>
          <w:szCs w:val="22"/>
        </w:rPr>
        <w:t xml:space="preserve">a) </w:t>
      </w:r>
      <w:r w:rsidR="003F46B4">
        <w:rPr>
          <w:i w:val="0"/>
          <w:iCs w:val="0"/>
          <w:color w:val="auto"/>
          <w:sz w:val="22"/>
          <w:szCs w:val="22"/>
        </w:rPr>
        <w:t>Example traces from 5 patients of the same protein (</w:t>
      </w:r>
      <w:r w:rsidR="003F46B4" w:rsidRPr="003F46B4">
        <w:rPr>
          <w:i w:val="0"/>
          <w:iCs w:val="0"/>
          <w:color w:val="auto"/>
          <w:sz w:val="22"/>
          <w:szCs w:val="22"/>
        </w:rPr>
        <w:t>ANKHD1</w:t>
      </w:r>
      <w:r w:rsidR="003F46B4">
        <w:rPr>
          <w:i w:val="0"/>
          <w:iCs w:val="0"/>
          <w:color w:val="auto"/>
          <w:sz w:val="22"/>
          <w:szCs w:val="22"/>
        </w:rPr>
        <w:t>).</w:t>
      </w:r>
      <w:r w:rsidR="00DD3183">
        <w:rPr>
          <w:i w:val="0"/>
          <w:iCs w:val="0"/>
          <w:color w:val="auto"/>
          <w:sz w:val="22"/>
          <w:szCs w:val="22"/>
        </w:rPr>
        <w:t xml:space="preserve"> Dashed line indicates 2^12 threshold.</w:t>
      </w:r>
      <w:r w:rsidR="003F46B4">
        <w:rPr>
          <w:i w:val="0"/>
          <w:iCs w:val="0"/>
          <w:color w:val="auto"/>
          <w:sz w:val="22"/>
          <w:szCs w:val="22"/>
        </w:rPr>
        <w:t xml:space="preserve"> </w:t>
      </w:r>
      <w:r w:rsidR="003F46B4">
        <w:rPr>
          <w:b/>
          <w:bCs/>
          <w:i w:val="0"/>
          <w:iCs w:val="0"/>
          <w:color w:val="auto"/>
          <w:sz w:val="22"/>
          <w:szCs w:val="22"/>
        </w:rPr>
        <w:t>b)</w:t>
      </w:r>
      <w:r w:rsidR="003F46B4">
        <w:rPr>
          <w:i w:val="0"/>
          <w:iCs w:val="0"/>
          <w:color w:val="auto"/>
          <w:sz w:val="22"/>
          <w:szCs w:val="22"/>
        </w:rPr>
        <w:t xml:space="preserve"> </w:t>
      </w:r>
      <w:r w:rsidR="00327788">
        <w:rPr>
          <w:i w:val="0"/>
          <w:iCs w:val="0"/>
          <w:color w:val="auto"/>
          <w:sz w:val="22"/>
          <w:szCs w:val="22"/>
        </w:rPr>
        <w:t>Histogram of the distribution of fluorescence signals for all 177,604 peptides for patient ADT115.</w:t>
      </w:r>
      <w:r w:rsidR="00DD3183">
        <w:rPr>
          <w:i w:val="0"/>
          <w:iCs w:val="0"/>
          <w:color w:val="auto"/>
          <w:sz w:val="22"/>
          <w:szCs w:val="22"/>
        </w:rPr>
        <w:t xml:space="preserve"> Dashed line represents 2^12 threshold</w:t>
      </w:r>
      <w:r w:rsidR="00C5100B">
        <w:rPr>
          <w:i w:val="0"/>
          <w:iCs w:val="0"/>
          <w:color w:val="auto"/>
          <w:sz w:val="22"/>
          <w:szCs w:val="22"/>
        </w:rPr>
        <w:t>.</w:t>
      </w:r>
    </w:p>
    <w:p w14:paraId="66BED910" w14:textId="6F1FF611" w:rsidR="00FA348C" w:rsidRDefault="00B70062">
      <w:r>
        <w:br w:type="page"/>
      </w:r>
    </w:p>
    <w:p w14:paraId="4AF1BA81" w14:textId="630A1B7A" w:rsidR="00FA348C" w:rsidRPr="00FA348C" w:rsidRDefault="00FA348C" w:rsidP="00FA348C">
      <w:pPr>
        <w:rPr>
          <w:b/>
          <w:bCs/>
        </w:rPr>
      </w:pPr>
      <w:r>
        <w:rPr>
          <w:b/>
          <w:bCs/>
        </w:rPr>
        <w:lastRenderedPageBreak/>
        <w:t>DECLARATIONS</w:t>
      </w:r>
    </w:p>
    <w:p w14:paraId="6C9A7081" w14:textId="77777777" w:rsidR="0061586E" w:rsidRDefault="0061586E" w:rsidP="0061586E"/>
    <w:p w14:paraId="363F3D37" w14:textId="5C412A72" w:rsidR="00E34CA6" w:rsidRPr="00E34CA6" w:rsidRDefault="00FA348C" w:rsidP="0061586E">
      <w:pPr>
        <w:rPr>
          <w:b/>
          <w:bCs/>
        </w:rPr>
      </w:pPr>
      <w:r w:rsidRPr="00E34CA6">
        <w:rPr>
          <w:b/>
          <w:bCs/>
        </w:rPr>
        <w:t>Ethics approval and consent to participate</w:t>
      </w:r>
      <w:r w:rsidR="00E34CA6">
        <w:rPr>
          <w:b/>
          <w:bCs/>
        </w:rPr>
        <w:t xml:space="preserve">: </w:t>
      </w:r>
      <w:r w:rsidR="00E34CA6">
        <w:t>S</w:t>
      </w:r>
      <w:r w:rsidR="00E34CA6" w:rsidRPr="00DA52A4">
        <w:t>tudy protocol</w:t>
      </w:r>
      <w:r w:rsidR="00E34CA6">
        <w:t>s that permitted collection and use of human blood samples</w:t>
      </w:r>
      <w:r w:rsidR="00E34CA6" w:rsidRPr="00DA52A4">
        <w:t xml:space="preserve"> w</w:t>
      </w:r>
      <w:r w:rsidR="00E34CA6">
        <w:t>ere</w:t>
      </w:r>
      <w:r w:rsidR="00E34CA6" w:rsidRPr="00DA52A4">
        <w:t xml:space="preserve"> reviewed and approved </w:t>
      </w:r>
      <w:r w:rsidR="00E34CA6">
        <w:t xml:space="preserve">the </w:t>
      </w:r>
      <w:r w:rsidR="00E34CA6" w:rsidRPr="00DA52A4">
        <w:t>University of Wisconsin Human Subjects’ Review Board (IRB).</w:t>
      </w:r>
      <w:r w:rsidR="00E34CA6">
        <w:t xml:space="preserve"> </w:t>
      </w:r>
      <w:r w:rsidR="00E34CA6" w:rsidRPr="00DA52A4">
        <w:t xml:space="preserve">All patients gave written informed consent for </w:t>
      </w:r>
      <w:r w:rsidR="00E34CA6">
        <w:t>use of blood products for research</w:t>
      </w:r>
      <w:r w:rsidR="00E34CA6" w:rsidRPr="00DA52A4">
        <w:t>.</w:t>
      </w:r>
    </w:p>
    <w:p w14:paraId="7821E029" w14:textId="7ECE552B" w:rsidR="0061586E" w:rsidRPr="00E34CA6" w:rsidRDefault="00FA348C" w:rsidP="0061586E">
      <w:pPr>
        <w:rPr>
          <w:b/>
          <w:bCs/>
        </w:rPr>
      </w:pPr>
      <w:r w:rsidRPr="00E34CA6">
        <w:rPr>
          <w:b/>
          <w:bCs/>
        </w:rPr>
        <w:t>Consent for publication</w:t>
      </w:r>
      <w:r w:rsidR="00806BBD">
        <w:rPr>
          <w:b/>
          <w:bCs/>
        </w:rPr>
        <w:t xml:space="preserve">: </w:t>
      </w:r>
      <w:r w:rsidR="00806BBD" w:rsidRPr="00806BBD">
        <w:t>Not applicable</w:t>
      </w:r>
    </w:p>
    <w:p w14:paraId="4D91F17C" w14:textId="575247DA" w:rsidR="00FA348C" w:rsidRPr="009D58BE" w:rsidRDefault="00FA348C" w:rsidP="0061586E">
      <w:r w:rsidRPr="00E34CA6">
        <w:rPr>
          <w:b/>
          <w:bCs/>
        </w:rPr>
        <w:t>Availability of data and material</w:t>
      </w:r>
      <w:r w:rsidR="009D58BE">
        <w:rPr>
          <w:b/>
          <w:bCs/>
        </w:rPr>
        <w:t xml:space="preserve">: </w:t>
      </w:r>
      <w:r w:rsidR="009D58BE" w:rsidRPr="009D58BE">
        <w:t>The data generated and/or analyzed during this study are available from the corresponding author on reasonable request.</w:t>
      </w:r>
    </w:p>
    <w:p w14:paraId="72EA0420" w14:textId="2EB07879" w:rsidR="00FA348C" w:rsidRPr="001E1B9B" w:rsidRDefault="00FA348C" w:rsidP="0061586E">
      <w:r w:rsidRPr="00E34CA6">
        <w:rPr>
          <w:b/>
          <w:bCs/>
        </w:rPr>
        <w:t>Competing interests</w:t>
      </w:r>
      <w:r w:rsidR="003F665F">
        <w:rPr>
          <w:b/>
          <w:bCs/>
        </w:rPr>
        <w:t xml:space="preserve">: </w:t>
      </w:r>
      <w:r w:rsidR="003F665F" w:rsidRPr="001E1B9B">
        <w:t xml:space="preserve">Douglas G. </w:t>
      </w:r>
      <w:proofErr w:type="spellStart"/>
      <w:r w:rsidR="003F665F" w:rsidRPr="001E1B9B">
        <w:t>McNeel</w:t>
      </w:r>
      <w:proofErr w:type="spellEnd"/>
      <w:r w:rsidR="003F665F" w:rsidRPr="001E1B9B">
        <w:t xml:space="preserve"> has ownership interest, has received research support, and serves as consultant to Madison Vaccines, Inc. which has licensed intellectual property related to this content. </w:t>
      </w:r>
      <w:commentRangeStart w:id="248"/>
      <w:r w:rsidR="003F665F" w:rsidRPr="001E1B9B">
        <w:t>None of the other authors have relevant potential conflicts of interest.</w:t>
      </w:r>
      <w:commentRangeEnd w:id="248"/>
      <w:r w:rsidR="002D7167">
        <w:rPr>
          <w:rStyle w:val="CommentReference"/>
        </w:rPr>
        <w:commentReference w:id="248"/>
      </w:r>
    </w:p>
    <w:p w14:paraId="169E7B7B" w14:textId="4D3E98C4" w:rsidR="0061586E" w:rsidRPr="00D456A6" w:rsidRDefault="00FA348C" w:rsidP="0061586E">
      <w:commentRangeStart w:id="249"/>
      <w:r w:rsidRPr="00E34CA6">
        <w:rPr>
          <w:b/>
          <w:bCs/>
        </w:rPr>
        <w:t>Funding</w:t>
      </w:r>
      <w:r w:rsidR="002D7167">
        <w:rPr>
          <w:b/>
          <w:bCs/>
        </w:rPr>
        <w:t xml:space="preserve">: </w:t>
      </w:r>
      <w:commentRangeEnd w:id="249"/>
      <w:r w:rsidR="00AC6667">
        <w:rPr>
          <w:rStyle w:val="CommentReference"/>
        </w:rPr>
        <w:commentReference w:id="249"/>
      </w:r>
      <w:r w:rsidR="00D456A6">
        <w:rPr>
          <w:bCs/>
        </w:rPr>
        <w:t xml:space="preserve">This work was supported by </w:t>
      </w:r>
      <w:r w:rsidR="00D456A6" w:rsidRPr="00375F69">
        <w:rPr>
          <w:bCs/>
        </w:rPr>
        <w:t>the National Institutes of Health NIH R01 CA219154</w:t>
      </w:r>
      <w:r w:rsidR="00D456A6">
        <w:rPr>
          <w:bCs/>
        </w:rPr>
        <w:t xml:space="preserve"> and </w:t>
      </w:r>
      <w:r w:rsidR="00D456A6" w:rsidRPr="00375F69">
        <w:rPr>
          <w:bCs/>
        </w:rPr>
        <w:t>P30 CA014520</w:t>
      </w:r>
      <w:r w:rsidR="00D456A6">
        <w:rPr>
          <w:bCs/>
        </w:rPr>
        <w:t xml:space="preserve">.  </w:t>
      </w:r>
      <w:r w:rsidR="009509FC">
        <w:rPr>
          <w:bCs/>
        </w:rPr>
        <w:t>T</w:t>
      </w:r>
      <w:r w:rsidR="009509FC" w:rsidRPr="009509FC">
        <w:rPr>
          <w:bCs/>
        </w:rPr>
        <w:t>he research presented was supported under NIH award TL1TR002375. The content is solely the responsibility of the authors and does not necessarily represent the official views of the National Institutes of Health.</w:t>
      </w:r>
      <w:r w:rsidR="009509FC">
        <w:rPr>
          <w:bCs/>
        </w:rPr>
        <w:t xml:space="preserve"> </w:t>
      </w:r>
    </w:p>
    <w:p w14:paraId="0E206915" w14:textId="412882F5" w:rsidR="00FA348C" w:rsidRPr="00AC6667" w:rsidRDefault="00FA348C" w:rsidP="0061586E">
      <w:r w:rsidRPr="00E34CA6">
        <w:rPr>
          <w:b/>
          <w:bCs/>
        </w:rPr>
        <w:t>Authors’ contributions</w:t>
      </w:r>
      <w:r w:rsidR="00AC6667">
        <w:rPr>
          <w:b/>
          <w:bCs/>
        </w:rPr>
        <w:t xml:space="preserve">: </w:t>
      </w:r>
      <w:r w:rsidR="00AC6667">
        <w:t>HKP wrote the manuscript</w:t>
      </w:r>
      <w:r w:rsidR="003B6B58">
        <w:t xml:space="preserve"> and performed data analysis; DGM designed the microarray and obtained serum samples; TLN, MAN, and KL performed statistical analysis; all authors contributed to the writing and approval of the final manuscript. </w:t>
      </w:r>
    </w:p>
    <w:p w14:paraId="0C6BF557" w14:textId="5CD94382" w:rsidR="00FA348C" w:rsidRPr="00755874" w:rsidRDefault="00FA348C" w:rsidP="0061586E">
      <w:r w:rsidRPr="00E34CA6">
        <w:rPr>
          <w:b/>
          <w:bCs/>
        </w:rPr>
        <w:t>Acknowledgements</w:t>
      </w:r>
      <w:r w:rsidR="00755874">
        <w:rPr>
          <w:b/>
          <w:bCs/>
        </w:rPr>
        <w:t xml:space="preserve">: </w:t>
      </w:r>
      <w:r w:rsidR="00C97C47">
        <w:t>Ken Lo</w:t>
      </w:r>
      <w:commentRangeStart w:id="250"/>
      <w:r w:rsidR="00755874">
        <w:t xml:space="preserve"> </w:t>
      </w:r>
      <w:commentRangeEnd w:id="250"/>
      <w:r w:rsidR="00755874">
        <w:rPr>
          <w:rStyle w:val="CommentReference"/>
        </w:rPr>
        <w:commentReference w:id="250"/>
      </w:r>
    </w:p>
    <w:p w14:paraId="24AFD29D" w14:textId="279A8744" w:rsidR="00FA348C" w:rsidRPr="00E34CA6" w:rsidRDefault="00FA348C" w:rsidP="0061586E">
      <w:pPr>
        <w:rPr>
          <w:b/>
          <w:bCs/>
        </w:rPr>
      </w:pPr>
      <w:r w:rsidRPr="00E34CA6">
        <w:rPr>
          <w:b/>
          <w:bCs/>
        </w:rPr>
        <w:t>Authors’ information (optional)</w:t>
      </w:r>
    </w:p>
    <w:p w14:paraId="258610B3" w14:textId="77777777" w:rsidR="00E35D05" w:rsidRDefault="00E35D05">
      <w:pPr>
        <w:rPr>
          <w:b/>
          <w:bCs/>
        </w:rPr>
      </w:pPr>
      <w:r>
        <w:rPr>
          <w:b/>
          <w:bCs/>
        </w:rPr>
        <w:br w:type="page"/>
      </w:r>
    </w:p>
    <w:p w14:paraId="4463BB78" w14:textId="62D521FF" w:rsidR="00920D04" w:rsidRPr="00585870" w:rsidRDefault="00585870" w:rsidP="00920D04">
      <w:pPr>
        <w:spacing w:line="480" w:lineRule="auto"/>
        <w:rPr>
          <w:b/>
          <w:bCs/>
        </w:rPr>
      </w:pPr>
      <w:r>
        <w:rPr>
          <w:b/>
          <w:bCs/>
        </w:rPr>
        <w:lastRenderedPageBreak/>
        <w:t>REFERENCES</w:t>
      </w:r>
    </w:p>
    <w:p w14:paraId="4FBC1A9F" w14:textId="77777777" w:rsidR="00143E2B" w:rsidRPr="00143E2B" w:rsidRDefault="00B70062" w:rsidP="00143E2B">
      <w:pPr>
        <w:pStyle w:val="Bibliography"/>
        <w:rPr>
          <w:rFonts w:ascii="Calibri" w:hAnsi="Calibri" w:cs="Calibri"/>
        </w:rPr>
      </w:pPr>
      <w:r>
        <w:fldChar w:fldCharType="begin"/>
      </w:r>
      <w:r>
        <w:instrText xml:space="preserve"> ADDIN ZOTERO_BIBL {"uncited":[],"omitted":[],"custom":[]} CSL_BIBLIOGRAPHY </w:instrText>
      </w:r>
      <w:r>
        <w:fldChar w:fldCharType="separate"/>
      </w:r>
      <w:r w:rsidR="00143E2B" w:rsidRPr="00143E2B">
        <w:rPr>
          <w:rFonts w:ascii="Calibri" w:hAnsi="Calibri" w:cs="Calibri"/>
        </w:rPr>
        <w:t xml:space="preserve">1. von Kleist S, Burtin P. On the specificity of autoantibodies present in colon cancer patients. Immunology. 1966;10:507–15. </w:t>
      </w:r>
    </w:p>
    <w:p w14:paraId="7E561A81" w14:textId="77777777" w:rsidR="00143E2B" w:rsidRPr="00143E2B" w:rsidRDefault="00143E2B" w:rsidP="00143E2B">
      <w:pPr>
        <w:pStyle w:val="Bibliography"/>
        <w:rPr>
          <w:rFonts w:ascii="Calibri" w:hAnsi="Calibri" w:cs="Calibri"/>
        </w:rPr>
      </w:pPr>
      <w:r w:rsidRPr="00143E2B">
        <w:rPr>
          <w:rFonts w:ascii="Calibri" w:hAnsi="Calibri" w:cs="Calibri"/>
        </w:rPr>
        <w:t xml:space="preserve">2. Gold JM, Freedman SO, Gold P. Human anti-CEA antibodies detected by radioimmunoelectrophoresis. Nature New Biol. 1972;239:60–2. </w:t>
      </w:r>
    </w:p>
    <w:p w14:paraId="4843B169" w14:textId="77777777" w:rsidR="00143E2B" w:rsidRPr="00143E2B" w:rsidRDefault="00143E2B" w:rsidP="00143E2B">
      <w:pPr>
        <w:pStyle w:val="Bibliography"/>
        <w:rPr>
          <w:rFonts w:ascii="Calibri" w:hAnsi="Calibri" w:cs="Calibri"/>
        </w:rPr>
      </w:pPr>
      <w:r w:rsidRPr="00143E2B">
        <w:rPr>
          <w:rFonts w:ascii="Calibri" w:hAnsi="Calibri" w:cs="Calibri"/>
        </w:rPr>
        <w:t xml:space="preserve">3. Scanlan MJ, Chen YT, Williamson B, Gure AO, Stockert E, Gordan JD, et al. Characterization of human colon cancer antigens recognized by autologous antibodies. Int J Cancer. 1998;76:652–8. </w:t>
      </w:r>
    </w:p>
    <w:p w14:paraId="67F9EE5F" w14:textId="77777777" w:rsidR="00143E2B" w:rsidRPr="00143E2B" w:rsidRDefault="00143E2B" w:rsidP="00143E2B">
      <w:pPr>
        <w:pStyle w:val="Bibliography"/>
        <w:rPr>
          <w:rFonts w:ascii="Calibri" w:hAnsi="Calibri" w:cs="Calibri"/>
        </w:rPr>
      </w:pPr>
      <w:r w:rsidRPr="00143E2B">
        <w:rPr>
          <w:rFonts w:ascii="Calibri" w:hAnsi="Calibri" w:cs="Calibri"/>
        </w:rPr>
        <w:t xml:space="preserve">4. Cai X, Garen A. Anti-melanoma antibodies from melanoma patients immunized with genetically modified autologous tumor cells: selection of specific antibodies from single-chain Fv fusion phage libraries. Proc Natl Acad Sci U S A. 1995;92:6537–41. </w:t>
      </w:r>
    </w:p>
    <w:p w14:paraId="7A3A9B8F" w14:textId="77777777" w:rsidR="00143E2B" w:rsidRPr="00143E2B" w:rsidRDefault="00143E2B" w:rsidP="00143E2B">
      <w:pPr>
        <w:pStyle w:val="Bibliography"/>
        <w:rPr>
          <w:rFonts w:ascii="Calibri" w:hAnsi="Calibri" w:cs="Calibri"/>
        </w:rPr>
      </w:pPr>
      <w:r w:rsidRPr="00143E2B">
        <w:rPr>
          <w:rFonts w:ascii="Calibri" w:hAnsi="Calibri" w:cs="Calibri"/>
        </w:rPr>
        <w:t>5. Grossman HB, Wedemeyer G, Stein J. Autologous antibodies to human bladder cancer. Cancer Immunology Immunotherapy [Internet]. 1988 [cited 2020 May 5];26. Available from: http://link.springer.com/10.1007/BF00199940</w:t>
      </w:r>
    </w:p>
    <w:p w14:paraId="356EB01D" w14:textId="77777777" w:rsidR="00143E2B" w:rsidRPr="00143E2B" w:rsidRDefault="00143E2B" w:rsidP="00143E2B">
      <w:pPr>
        <w:pStyle w:val="Bibliography"/>
        <w:rPr>
          <w:rFonts w:ascii="Calibri" w:hAnsi="Calibri" w:cs="Calibri"/>
        </w:rPr>
      </w:pPr>
      <w:r w:rsidRPr="00143E2B">
        <w:rPr>
          <w:rFonts w:ascii="Calibri" w:hAnsi="Calibri" w:cs="Calibri"/>
        </w:rPr>
        <w:t xml:space="preserve">6. Atakan S, Bayiz H, Sak S, Poyraz A, Vural B, Yildirim AS, et al. Autologous anti-SOX2 antibody responses reflect intensity but not frequency of antigen expression in small cell lung cancer. BMC Clinical Pathology. 2014;14:24. </w:t>
      </w:r>
    </w:p>
    <w:p w14:paraId="7267296A" w14:textId="77777777" w:rsidR="00143E2B" w:rsidRPr="00143E2B" w:rsidRDefault="00143E2B" w:rsidP="00143E2B">
      <w:pPr>
        <w:pStyle w:val="Bibliography"/>
        <w:rPr>
          <w:rFonts w:ascii="Calibri" w:hAnsi="Calibri" w:cs="Calibri"/>
        </w:rPr>
      </w:pPr>
      <w:r w:rsidRPr="00143E2B">
        <w:rPr>
          <w:rFonts w:ascii="Calibri" w:hAnsi="Calibri" w:cs="Calibri"/>
        </w:rPr>
        <w:t xml:space="preserve">7. Wang X. Autoantibody Biomarkers in Prostate Cancer. Lab Med. Oxford Academic; 2008;39:165–71. </w:t>
      </w:r>
    </w:p>
    <w:p w14:paraId="7AACC263" w14:textId="77777777" w:rsidR="00143E2B" w:rsidRPr="00143E2B" w:rsidRDefault="00143E2B" w:rsidP="00143E2B">
      <w:pPr>
        <w:pStyle w:val="Bibliography"/>
        <w:rPr>
          <w:rFonts w:ascii="Calibri" w:hAnsi="Calibri" w:cs="Calibri"/>
        </w:rPr>
      </w:pPr>
      <w:r w:rsidRPr="00143E2B">
        <w:rPr>
          <w:rFonts w:ascii="Calibri" w:hAnsi="Calibri" w:cs="Calibri"/>
        </w:rPr>
        <w:t xml:space="preserve">8. Zaenker P, Gray ES, Ziman MR. Autoantibody Production in Cancer—The Humoral Immune Response toward Autologous Antigens in Cancer Patients. Autoimmunity Reviews. 2016;15:477–83. </w:t>
      </w:r>
    </w:p>
    <w:p w14:paraId="50AA4BF8" w14:textId="77777777" w:rsidR="00143E2B" w:rsidRPr="00143E2B" w:rsidRDefault="00143E2B" w:rsidP="00143E2B">
      <w:pPr>
        <w:pStyle w:val="Bibliography"/>
        <w:rPr>
          <w:rFonts w:ascii="Calibri" w:hAnsi="Calibri" w:cs="Calibri"/>
        </w:rPr>
      </w:pPr>
      <w:r w:rsidRPr="00143E2B">
        <w:rPr>
          <w:rFonts w:ascii="Calibri" w:hAnsi="Calibri" w:cs="Calibri"/>
        </w:rPr>
        <w:t xml:space="preserve">9. Wandall HH, Blixt O, Tarp MA, Pedersen JW, Bennett EP, Mandel U, et al. Cancer Biomarkers Defined by Autoantibody Signatures to Aberrant O-Glycopeptide Epitopes. Cancer Res. American Association for Cancer Research; 2010;70:1306–13. </w:t>
      </w:r>
    </w:p>
    <w:p w14:paraId="30315A9D" w14:textId="77777777" w:rsidR="00143E2B" w:rsidRPr="00143E2B" w:rsidRDefault="00143E2B" w:rsidP="00143E2B">
      <w:pPr>
        <w:pStyle w:val="Bibliography"/>
        <w:rPr>
          <w:rFonts w:ascii="Calibri" w:hAnsi="Calibri" w:cs="Calibri"/>
        </w:rPr>
      </w:pPr>
      <w:r w:rsidRPr="00143E2B">
        <w:rPr>
          <w:rFonts w:ascii="Calibri" w:hAnsi="Calibri" w:cs="Calibri"/>
        </w:rPr>
        <w:t xml:space="preserve">10. Wahrenbrock MG, Varki A. Multiple hepatic receptors cooperate to eliminate secretory mucins aberrantly entering the bloodstream: are circulating cancer mucins the “tip of the iceberg”? Cancer Res. 2006;66:2433–41. </w:t>
      </w:r>
    </w:p>
    <w:p w14:paraId="706DF3A0" w14:textId="77777777" w:rsidR="00143E2B" w:rsidRPr="00143E2B" w:rsidRDefault="00143E2B" w:rsidP="00143E2B">
      <w:pPr>
        <w:pStyle w:val="Bibliography"/>
        <w:rPr>
          <w:rFonts w:ascii="Calibri" w:hAnsi="Calibri" w:cs="Calibri"/>
        </w:rPr>
      </w:pPr>
      <w:r w:rsidRPr="00143E2B">
        <w:rPr>
          <w:rFonts w:ascii="Calibri" w:hAnsi="Calibri" w:cs="Calibri"/>
        </w:rPr>
        <w:t xml:space="preserve">11. Olson BM, McNeel DG. Antibody and T-cell responses specific for the androgen receptor in patients with prostate cancer. The Prostate. 2007;67:1729–39. </w:t>
      </w:r>
    </w:p>
    <w:p w14:paraId="452842FA" w14:textId="77777777" w:rsidR="00143E2B" w:rsidRPr="00143E2B" w:rsidRDefault="00143E2B" w:rsidP="00143E2B">
      <w:pPr>
        <w:pStyle w:val="Bibliography"/>
        <w:rPr>
          <w:rFonts w:ascii="Calibri" w:hAnsi="Calibri" w:cs="Calibri"/>
        </w:rPr>
      </w:pPr>
      <w:r w:rsidRPr="00143E2B">
        <w:rPr>
          <w:rFonts w:ascii="Calibri" w:hAnsi="Calibri" w:cs="Calibri"/>
        </w:rPr>
        <w:t xml:space="preserve">12. Silva WA, Gnjatic S, Ritter E, Chua R, Cohen T, Hsu M, et al. PLAC1, a trophoblast-specific cell surface protein, is expressed in a range of human tumors and elicits spontaneous antibody responses. Cancer Immun. 2007;7:18. </w:t>
      </w:r>
    </w:p>
    <w:p w14:paraId="349E426B" w14:textId="77777777" w:rsidR="00143E2B" w:rsidRPr="00143E2B" w:rsidRDefault="00143E2B" w:rsidP="00143E2B">
      <w:pPr>
        <w:pStyle w:val="Bibliography"/>
        <w:rPr>
          <w:rFonts w:ascii="Calibri" w:hAnsi="Calibri" w:cs="Calibri"/>
        </w:rPr>
      </w:pPr>
      <w:r w:rsidRPr="00143E2B">
        <w:rPr>
          <w:rFonts w:ascii="Calibri" w:hAnsi="Calibri" w:cs="Calibri"/>
        </w:rPr>
        <w:t xml:space="preserve">13. Chen YT, Scanlan MJ, Sahin U, Türeci O, Gure AO, Tsang S, et al. A testicular antigen aberrantly expressed in human cancers detected by autologous antibody screening. Proc Natl Acad Sci USA. 1997;94:1914–8. </w:t>
      </w:r>
    </w:p>
    <w:p w14:paraId="3666D54B"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 xml:space="preserve">14. GuhaThakurta D, Sheikh NA, Fan L-Q, Kandadi H, Meagher TC, Hall SJ, et al. Humoral Immune Response against Nontargeted Tumor Antigens after Treatment with Sipuleucel-T and Its Association with Improved Clinical Outcome. Clin Cancer Res. 2015;21:3619–30. </w:t>
      </w:r>
    </w:p>
    <w:p w14:paraId="22117098" w14:textId="77777777" w:rsidR="00143E2B" w:rsidRPr="00143E2B" w:rsidRDefault="00143E2B" w:rsidP="00143E2B">
      <w:pPr>
        <w:pStyle w:val="Bibliography"/>
        <w:rPr>
          <w:rFonts w:ascii="Calibri" w:hAnsi="Calibri" w:cs="Calibri"/>
        </w:rPr>
      </w:pPr>
      <w:r w:rsidRPr="00143E2B">
        <w:rPr>
          <w:rFonts w:ascii="Calibri" w:hAnsi="Calibri" w:cs="Calibri"/>
        </w:rPr>
        <w:t xml:space="preserve">15. Taylor BS, Pal M, Yu J, Laxman B, Kalyana-Sundaram S, Zhao R, et al. Humoral response profiling reveals pathways to prostate cancer progression. Mol Cell Proteomics. 2008;7:600–11. </w:t>
      </w:r>
    </w:p>
    <w:p w14:paraId="1219429A" w14:textId="77777777" w:rsidR="00143E2B" w:rsidRPr="00143E2B" w:rsidRDefault="00143E2B" w:rsidP="00143E2B">
      <w:pPr>
        <w:pStyle w:val="Bibliography"/>
        <w:rPr>
          <w:rFonts w:ascii="Calibri" w:hAnsi="Calibri" w:cs="Calibri"/>
        </w:rPr>
      </w:pPr>
      <w:r w:rsidRPr="00143E2B">
        <w:rPr>
          <w:rFonts w:ascii="Calibri" w:hAnsi="Calibri" w:cs="Calibri"/>
        </w:rPr>
        <w:t xml:space="preserve">16. Ummanni R, Duscharla D, Barett C, Venz S, Schlomm T, Heinzer H, et al. Prostate cancer-associated autoantibodies in serum against tumor-associated antigens as potential new biomarkers. Journal of Proteomics. 2015;119:218–29. </w:t>
      </w:r>
    </w:p>
    <w:p w14:paraId="6E1CB714" w14:textId="77777777" w:rsidR="00143E2B" w:rsidRPr="00143E2B" w:rsidRDefault="00143E2B" w:rsidP="00143E2B">
      <w:pPr>
        <w:pStyle w:val="Bibliography"/>
        <w:rPr>
          <w:rFonts w:ascii="Calibri" w:hAnsi="Calibri" w:cs="Calibri"/>
        </w:rPr>
      </w:pPr>
      <w:r w:rsidRPr="00143E2B">
        <w:rPr>
          <w:rFonts w:ascii="Calibri" w:hAnsi="Calibri" w:cs="Calibri"/>
        </w:rPr>
        <w:t>17. Smith HA, Maricque BB, Eberhardt J, Petersen B, Gulley JL, Schlom J, et al. IgG Responses to Tissue-Associated Antigens as Biomarkers of Immunological Treatment Efficacy. J Biomed Biotechnol [Internet]. 2011 [cited 2020 Jun 8];2011. Available from: https://www.ncbi.nlm.nih.gov/pmc/articles/PMC3010827/</w:t>
      </w:r>
    </w:p>
    <w:p w14:paraId="5EA86FC0" w14:textId="77777777" w:rsidR="00143E2B" w:rsidRPr="00143E2B" w:rsidRDefault="00143E2B" w:rsidP="00143E2B">
      <w:pPr>
        <w:pStyle w:val="Bibliography"/>
        <w:rPr>
          <w:rFonts w:ascii="Calibri" w:hAnsi="Calibri" w:cs="Calibri"/>
        </w:rPr>
      </w:pPr>
      <w:r w:rsidRPr="00143E2B">
        <w:rPr>
          <w:rFonts w:ascii="Calibri" w:hAnsi="Calibri" w:cs="Calibri"/>
        </w:rPr>
        <w:t xml:space="preserve">18. Morse MD, McNeel DG. Prostate cancer patients on androgen deprivation therapy develop persistent changes in adaptive immune responses. Human Immunology. 2010;71:496–504. </w:t>
      </w:r>
    </w:p>
    <w:p w14:paraId="7ED411C1" w14:textId="77777777" w:rsidR="00143E2B" w:rsidRPr="00143E2B" w:rsidRDefault="00143E2B" w:rsidP="00143E2B">
      <w:pPr>
        <w:pStyle w:val="Bibliography"/>
        <w:rPr>
          <w:rFonts w:ascii="Calibri" w:hAnsi="Calibri" w:cs="Calibri"/>
        </w:rPr>
      </w:pPr>
      <w:r w:rsidRPr="00143E2B">
        <w:rPr>
          <w:rFonts w:ascii="Calibri" w:hAnsi="Calibri" w:cs="Calibri"/>
        </w:rPr>
        <w:t xml:space="preserve">19. Dunphy EJ, Eickhoff JC, Muller CH, Berger RE, McNeel DG. Identification of Antigen-Specific IgG in Sera from Patients with Chronic Prostatitis. J Clin Immunol. 2004;24:492–502. </w:t>
      </w:r>
    </w:p>
    <w:p w14:paraId="28BA26BB" w14:textId="77777777" w:rsidR="00143E2B" w:rsidRPr="00143E2B" w:rsidRDefault="00143E2B" w:rsidP="00143E2B">
      <w:pPr>
        <w:pStyle w:val="Bibliography"/>
        <w:rPr>
          <w:rFonts w:ascii="Calibri" w:hAnsi="Calibri" w:cs="Calibri"/>
        </w:rPr>
      </w:pPr>
      <w:r w:rsidRPr="00143E2B">
        <w:rPr>
          <w:rFonts w:ascii="Calibri" w:hAnsi="Calibri" w:cs="Calibri"/>
        </w:rPr>
        <w:t>20. Lang JM, Wallace M, Becker JT, Eickhoff JC, Buehring B, Binkley N, et al. A Randomized Phase II Trial Evaluating Different Schedules of Zoledronic Acid on Bone Mineral Density in Patients With Prostate Cancer Beginning Androgen Deprivation Therapy. Clin Genitourin Cancer [Internet]. 2013 [cited 2020 Mar 18];11. Available from: https://www.ncbi.nlm.nih.gov/pmc/articles/PMC3836858/</w:t>
      </w:r>
    </w:p>
    <w:p w14:paraId="086C931A" w14:textId="77777777" w:rsidR="00143E2B" w:rsidRPr="00143E2B" w:rsidRDefault="00143E2B" w:rsidP="00143E2B">
      <w:pPr>
        <w:pStyle w:val="Bibliography"/>
        <w:rPr>
          <w:rFonts w:ascii="Calibri" w:hAnsi="Calibri" w:cs="Calibri"/>
        </w:rPr>
      </w:pPr>
      <w:r w:rsidRPr="00143E2B">
        <w:rPr>
          <w:rFonts w:ascii="Calibri" w:hAnsi="Calibri" w:cs="Calibri"/>
        </w:rPr>
        <w:t xml:space="preserve">21. McNeel DG, Dunphy EJ, Davies JG, Frye TP, Johnson LE, Staab MJ, et al. Safety and Immunological Efficacy of a DNA Vaccine Encoding Prostatic Acid Phosphatase in Patients With Stage D0 Prostate Cancer. J Clin Oncol. 2009;27:4047–54. </w:t>
      </w:r>
    </w:p>
    <w:p w14:paraId="485404A4" w14:textId="77777777" w:rsidR="00143E2B" w:rsidRPr="00143E2B" w:rsidRDefault="00143E2B" w:rsidP="00143E2B">
      <w:pPr>
        <w:pStyle w:val="Bibliography"/>
        <w:rPr>
          <w:rFonts w:ascii="Calibri" w:hAnsi="Calibri" w:cs="Calibri"/>
        </w:rPr>
      </w:pPr>
      <w:r w:rsidRPr="00143E2B">
        <w:rPr>
          <w:rFonts w:ascii="Calibri" w:hAnsi="Calibri" w:cs="Calibri"/>
        </w:rPr>
        <w:t xml:space="preserve">22. Maricque BB, Eickhoff JC, McNeel DG. Antibody responses to prostate-associated antigens in patients with prostatitis and prostate cancer. Prostate. 2011;71:134–46. </w:t>
      </w:r>
    </w:p>
    <w:p w14:paraId="5A42EA42" w14:textId="77777777" w:rsidR="00143E2B" w:rsidRPr="00143E2B" w:rsidRDefault="00143E2B" w:rsidP="00143E2B">
      <w:pPr>
        <w:pStyle w:val="Bibliography"/>
        <w:rPr>
          <w:rFonts w:ascii="Calibri" w:hAnsi="Calibri" w:cs="Calibri"/>
        </w:rPr>
      </w:pPr>
      <w:r w:rsidRPr="00143E2B">
        <w:rPr>
          <w:rFonts w:ascii="Calibri" w:hAnsi="Calibri" w:cs="Calibri"/>
        </w:rPr>
        <w:t xml:space="preserve">23. Mishra N, Caciula A, Price A, Thakkar R, Ng J, Chauhan LV, et al. Diagnosis of Zika Virus Infection by Peptide Array and Enzyme-Linked Immunosorbent Assay. MBio. 2018;9. </w:t>
      </w:r>
    </w:p>
    <w:p w14:paraId="5421C848" w14:textId="77777777" w:rsidR="00143E2B" w:rsidRPr="00143E2B" w:rsidRDefault="00143E2B" w:rsidP="00143E2B">
      <w:pPr>
        <w:pStyle w:val="Bibliography"/>
        <w:rPr>
          <w:rFonts w:ascii="Calibri" w:hAnsi="Calibri" w:cs="Calibri"/>
        </w:rPr>
      </w:pPr>
      <w:r w:rsidRPr="00143E2B">
        <w:rPr>
          <w:rFonts w:ascii="Calibri" w:hAnsi="Calibri" w:cs="Calibri"/>
        </w:rPr>
        <w:t xml:space="preserve">24. Lo KC, Sullivan E, Bannen RM, Jin H, Rowe M, Li H, et al. Comprehensive Profiling of the Rheumatoid Arthritis Antibody Repertoire. Arthritis &amp; Rheumatology. 2020;72:242–50. </w:t>
      </w:r>
    </w:p>
    <w:p w14:paraId="2F0D57FC" w14:textId="77777777" w:rsidR="00143E2B" w:rsidRPr="00143E2B" w:rsidRDefault="00143E2B" w:rsidP="00143E2B">
      <w:pPr>
        <w:pStyle w:val="Bibliography"/>
        <w:rPr>
          <w:rFonts w:ascii="Calibri" w:hAnsi="Calibri" w:cs="Calibri"/>
        </w:rPr>
      </w:pPr>
      <w:r w:rsidRPr="00143E2B">
        <w:rPr>
          <w:rFonts w:ascii="Calibri" w:hAnsi="Calibri" w:cs="Calibri"/>
        </w:rPr>
        <w:t xml:space="preserve">25. Eden E, Navon R, Steinfeld I, Lipson D, Yakhini Z. GOrilla: a tool for discovery and visualization of enriched GO terms in ranked gene lists. BMC Bioinformatics. 2009;10:48. </w:t>
      </w:r>
    </w:p>
    <w:p w14:paraId="2DF5329E" w14:textId="77777777" w:rsidR="00143E2B" w:rsidRPr="00143E2B" w:rsidRDefault="00143E2B" w:rsidP="00143E2B">
      <w:pPr>
        <w:pStyle w:val="Bibliography"/>
        <w:rPr>
          <w:rFonts w:ascii="Calibri" w:hAnsi="Calibri" w:cs="Calibri"/>
        </w:rPr>
      </w:pPr>
      <w:r w:rsidRPr="00143E2B">
        <w:rPr>
          <w:rFonts w:ascii="Calibri" w:hAnsi="Calibri" w:cs="Calibri"/>
        </w:rPr>
        <w:t xml:space="preserve">26. Supek F, Bošnjak M, Škunca N, Šmuc T. REVIGO Summarizes and Visualizes Long Lists of Gene Ontology Terms. PLOS ONE. Public Library of Science; 2011;6:e21800. </w:t>
      </w:r>
    </w:p>
    <w:p w14:paraId="32A3A999" w14:textId="77777777" w:rsidR="00143E2B" w:rsidRPr="00143E2B" w:rsidRDefault="00143E2B" w:rsidP="00143E2B">
      <w:pPr>
        <w:pStyle w:val="Bibliography"/>
        <w:rPr>
          <w:rFonts w:ascii="Calibri" w:hAnsi="Calibri" w:cs="Calibri"/>
        </w:rPr>
      </w:pPr>
      <w:r w:rsidRPr="00143E2B">
        <w:rPr>
          <w:rFonts w:ascii="Calibri" w:hAnsi="Calibri" w:cs="Calibri"/>
        </w:rPr>
        <w:t xml:space="preserve">27. UniProt: a worldwide hub of protein knowledge. Nucleic Acids Res. Oxford Academic; 2019;47:D506–15. </w:t>
      </w:r>
    </w:p>
    <w:p w14:paraId="4BAE1006"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28. R Core Team. R: A Language and Environment for Statistical Computing [Internet]. Vienna, Austria: R Foundation for Statistical Computing; 2019. Available from: https://www.R-project.org/</w:t>
      </w:r>
    </w:p>
    <w:p w14:paraId="6FA98DEB" w14:textId="77777777" w:rsidR="00143E2B" w:rsidRPr="00143E2B" w:rsidRDefault="00143E2B" w:rsidP="00143E2B">
      <w:pPr>
        <w:pStyle w:val="Bibliography"/>
        <w:rPr>
          <w:rFonts w:ascii="Calibri" w:hAnsi="Calibri" w:cs="Calibri"/>
        </w:rPr>
      </w:pPr>
      <w:r w:rsidRPr="00143E2B">
        <w:rPr>
          <w:rFonts w:ascii="Calibri" w:hAnsi="Calibri" w:cs="Calibri"/>
        </w:rPr>
        <w:t xml:space="preserve">29. Ha S, Bb M, J E, B P, Jl G, J S, et al. IgG responses to tissue-associated antigens as biomarkers of immunological treatment efficacy. J Biomed Biotechnol. 2010;2011:454861–454861. </w:t>
      </w:r>
    </w:p>
    <w:p w14:paraId="56B6651C" w14:textId="77777777" w:rsidR="00143E2B" w:rsidRPr="00143E2B" w:rsidRDefault="00143E2B" w:rsidP="00143E2B">
      <w:pPr>
        <w:pStyle w:val="Bibliography"/>
        <w:rPr>
          <w:rFonts w:ascii="Calibri" w:hAnsi="Calibri" w:cs="Calibri"/>
        </w:rPr>
      </w:pPr>
      <w:r w:rsidRPr="00143E2B">
        <w:rPr>
          <w:rFonts w:ascii="Calibri" w:hAnsi="Calibri" w:cs="Calibri"/>
        </w:rPr>
        <w:t>30. Guo Z-W, Meng Y, Zhai X-M, Xie C, Zhao N, Li M, et al. Translated Long Non-Coding Ribonucleic Acid ZFAS1 Promotes Cancer Cell Migration by Elevating Reactive Oxygen Species Production in Hepatocellular Carcinoma. Front Genet [Internet]. 2019 [cited 2020 Mar 3];10. Available from: https://www.ncbi.nlm.nih.gov/pmc/articles/PMC6861293/</w:t>
      </w:r>
    </w:p>
    <w:p w14:paraId="2E51BD03" w14:textId="77777777" w:rsidR="00143E2B" w:rsidRPr="00143E2B" w:rsidRDefault="00143E2B" w:rsidP="00143E2B">
      <w:pPr>
        <w:pStyle w:val="Bibliography"/>
        <w:rPr>
          <w:rFonts w:ascii="Calibri" w:hAnsi="Calibri" w:cs="Calibri"/>
        </w:rPr>
      </w:pPr>
      <w:r w:rsidRPr="00143E2B">
        <w:rPr>
          <w:rFonts w:ascii="Calibri" w:hAnsi="Calibri" w:cs="Calibri"/>
        </w:rPr>
        <w:t>31. Ji Z, Song R, Regev A, Struhl K. Many lncRNAs, 5’UTRs, and pseudogenes are translated and some are likely to express functional proteins. eLife [Internet]. [cited 2020 Mar 3];4. Available from: https://www.ncbi.nlm.nih.gov/pmc/articles/PMC4739776/</w:t>
      </w:r>
    </w:p>
    <w:p w14:paraId="10CCEDC4" w14:textId="77777777" w:rsidR="00143E2B" w:rsidRPr="00143E2B" w:rsidRDefault="00143E2B" w:rsidP="00143E2B">
      <w:pPr>
        <w:pStyle w:val="Bibliography"/>
        <w:rPr>
          <w:rFonts w:ascii="Calibri" w:hAnsi="Calibri" w:cs="Calibri"/>
        </w:rPr>
      </w:pPr>
      <w:r w:rsidRPr="00143E2B">
        <w:rPr>
          <w:rFonts w:ascii="Calibri" w:hAnsi="Calibri" w:cs="Calibri"/>
        </w:rPr>
        <w:t xml:space="preserve">32. Ingolia NT, Lareau LF, Weissman JS. Ribosome Profiling of Mouse Embryonic Stem Cells Reveals the Complexity of Mammalian Proteomes. Cell. 2011;147:789–802. </w:t>
      </w:r>
    </w:p>
    <w:p w14:paraId="20CA2B3B" w14:textId="77777777" w:rsidR="00143E2B" w:rsidRPr="00143E2B" w:rsidRDefault="00143E2B" w:rsidP="00143E2B">
      <w:pPr>
        <w:pStyle w:val="Bibliography"/>
        <w:rPr>
          <w:rFonts w:ascii="Calibri" w:hAnsi="Calibri" w:cs="Calibri"/>
        </w:rPr>
      </w:pPr>
      <w:r w:rsidRPr="00143E2B">
        <w:rPr>
          <w:rFonts w:ascii="Calibri" w:hAnsi="Calibri" w:cs="Calibri"/>
        </w:rPr>
        <w:t xml:space="preserve">33. Yan Y, Sun N, Wang H, Kobayashi M, Ladd JJ, Long JP, et al. Whole Genome-Derived Tiled Peptide Arrays Detect Prediagnostic Autoantibody Signatures in Non-Small-Cell Lung Cancer. Cancer Res. 2019;79:1549–57. </w:t>
      </w:r>
    </w:p>
    <w:p w14:paraId="06E944AA" w14:textId="77777777" w:rsidR="00143E2B" w:rsidRPr="00143E2B" w:rsidRDefault="00143E2B" w:rsidP="00143E2B">
      <w:pPr>
        <w:pStyle w:val="Bibliography"/>
        <w:rPr>
          <w:rFonts w:ascii="Calibri" w:hAnsi="Calibri" w:cs="Calibri"/>
        </w:rPr>
      </w:pPr>
      <w:r w:rsidRPr="00143E2B">
        <w:rPr>
          <w:rFonts w:ascii="Calibri" w:hAnsi="Calibri" w:cs="Calibri"/>
        </w:rPr>
        <w:t xml:space="preserve">34. McNeel DG, Nguyen LD, Storer BE, Vessella R, Lange PH, Disis ML. Antibody immunity to prostate cancer associated antigens can be detected in the serum of patients with prostate cancer. J Urol. 2000;164:1825–9. </w:t>
      </w:r>
    </w:p>
    <w:p w14:paraId="3DFBD326" w14:textId="77777777" w:rsidR="00143E2B" w:rsidRPr="00143E2B" w:rsidRDefault="00143E2B" w:rsidP="00143E2B">
      <w:pPr>
        <w:pStyle w:val="Bibliography"/>
        <w:rPr>
          <w:rFonts w:ascii="Calibri" w:hAnsi="Calibri" w:cs="Calibri"/>
        </w:rPr>
      </w:pPr>
      <w:r w:rsidRPr="00143E2B">
        <w:rPr>
          <w:rFonts w:ascii="Calibri" w:hAnsi="Calibri" w:cs="Calibri"/>
        </w:rPr>
        <w:t xml:space="preserve">35. McNEEL DOUGLAS G., Nguyen Lan D., Storer Barry E., Vessella Robert, Lange Paul H., Disis Mary L. Antibody immunity to prostate cancer associated antigens can be detected in the serum of patients with prostate cancer. Journal of Urology. 2000;164:1825–9. </w:t>
      </w:r>
    </w:p>
    <w:p w14:paraId="00E024C9" w14:textId="77777777" w:rsidR="00143E2B" w:rsidRPr="00143E2B" w:rsidRDefault="00143E2B" w:rsidP="00143E2B">
      <w:pPr>
        <w:pStyle w:val="Bibliography"/>
        <w:rPr>
          <w:rFonts w:ascii="Calibri" w:hAnsi="Calibri" w:cs="Calibri"/>
        </w:rPr>
      </w:pPr>
      <w:r w:rsidRPr="00143E2B">
        <w:rPr>
          <w:rFonts w:ascii="Calibri" w:hAnsi="Calibri" w:cs="Calibri"/>
        </w:rPr>
        <w:t xml:space="preserve">36. Olson BM, McNeel DG. Antibody and T-cell responses specific for the androgen receptor in patients with prostate cancer. Prostate. 2007;67:1729–39. </w:t>
      </w:r>
    </w:p>
    <w:p w14:paraId="31EFED8A" w14:textId="77777777" w:rsidR="00143E2B" w:rsidRPr="00143E2B" w:rsidRDefault="00143E2B" w:rsidP="00143E2B">
      <w:pPr>
        <w:pStyle w:val="Bibliography"/>
        <w:rPr>
          <w:rFonts w:ascii="Calibri" w:hAnsi="Calibri" w:cs="Calibri"/>
        </w:rPr>
      </w:pPr>
      <w:r w:rsidRPr="00143E2B">
        <w:rPr>
          <w:rFonts w:ascii="Calibri" w:hAnsi="Calibri" w:cs="Calibri"/>
        </w:rPr>
        <w:t xml:space="preserve">37. Wang X, Yu J, Sreekumar A, Varambally S, Shen R, Giacherio D, et al. Autoantibody signatures in prostate cancer. N Engl J Med. 2005;353:1224–35. </w:t>
      </w:r>
    </w:p>
    <w:p w14:paraId="5C789BA7" w14:textId="77777777" w:rsidR="00143E2B" w:rsidRPr="00143E2B" w:rsidRDefault="00143E2B" w:rsidP="00143E2B">
      <w:pPr>
        <w:pStyle w:val="Bibliography"/>
        <w:rPr>
          <w:rFonts w:ascii="Calibri" w:hAnsi="Calibri" w:cs="Calibri"/>
        </w:rPr>
      </w:pPr>
      <w:r w:rsidRPr="00143E2B">
        <w:rPr>
          <w:rFonts w:ascii="Calibri" w:hAnsi="Calibri" w:cs="Calibri"/>
        </w:rPr>
        <w:t xml:space="preserve">38. Francoeur A-M. Antibody Fingerprinting: A Novel Method for Identifying Individual People and Animals. Nat Biotechnol. Nature Publishing Group; 1988;6:822–5. </w:t>
      </w:r>
    </w:p>
    <w:p w14:paraId="19F836D1" w14:textId="77777777" w:rsidR="00143E2B" w:rsidRPr="00143E2B" w:rsidRDefault="00143E2B" w:rsidP="00143E2B">
      <w:pPr>
        <w:pStyle w:val="Bibliography"/>
        <w:rPr>
          <w:rFonts w:ascii="Calibri" w:hAnsi="Calibri" w:cs="Calibri"/>
        </w:rPr>
      </w:pPr>
      <w:r w:rsidRPr="00143E2B">
        <w:rPr>
          <w:rFonts w:ascii="Calibri" w:hAnsi="Calibri" w:cs="Calibri"/>
        </w:rPr>
        <w:t xml:space="preserve">39. Neiman M, Hellström C, Just D, Mattsson C, Fagerberg L, Schuppe-Koistinen I, et al. Individual and stable autoantibody repertoires in healthy individuals. Autoimmunity. Taylor &amp; Francis; 2019;52:1–11. </w:t>
      </w:r>
    </w:p>
    <w:p w14:paraId="3615E004" w14:textId="625BA353" w:rsidR="00377AF2" w:rsidRDefault="00B70062" w:rsidP="00920D04">
      <w:pPr>
        <w:spacing w:line="480" w:lineRule="auto"/>
      </w:pPr>
      <w:r>
        <w:fldChar w:fldCharType="end"/>
      </w:r>
    </w:p>
    <w:p w14:paraId="129E4A8B" w14:textId="54DF2684" w:rsidR="00F9360B" w:rsidRDefault="00F9360B"/>
    <w:sectPr w:rsidR="00F936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33" w:author="Douglas G. McNeel" w:date="2020-06-05T14:04:00Z" w:initials="DGM">
    <w:p w14:paraId="30C07BB3" w14:textId="1AEB61E3" w:rsidR="00C6518A" w:rsidRDefault="00C6518A">
      <w:pPr>
        <w:pStyle w:val="CommentText"/>
      </w:pPr>
      <w:r>
        <w:rPr>
          <w:rStyle w:val="CommentReference"/>
        </w:rPr>
        <w:annotationRef/>
      </w:r>
      <w:r>
        <w:t>For Pete Nelson: these were the proteins from your list.  Any suggested reference?</w:t>
      </w:r>
    </w:p>
  </w:comment>
  <w:comment w:id="234" w:author="Douglas G. McNeel" w:date="2020-06-05T14:06:00Z" w:initials="DGM">
    <w:p w14:paraId="697E885C" w14:textId="770CC3BC" w:rsidR="00526D7F" w:rsidRDefault="00526D7F">
      <w:pPr>
        <w:pStyle w:val="CommentText"/>
      </w:pPr>
      <w:r>
        <w:rPr>
          <w:rStyle w:val="CommentReference"/>
        </w:rPr>
        <w:annotationRef/>
      </w:r>
      <w:r>
        <w:t>For Chris Maher:  this list was obtained from him.  Any suggested reference?</w:t>
      </w:r>
    </w:p>
  </w:comment>
  <w:comment w:id="235" w:author="Hemanth Potluri" w:date="2020-06-23T17:22:00Z" w:initials="HP">
    <w:p w14:paraId="626465FE" w14:textId="3F53750E" w:rsidR="00BE4E0C" w:rsidRDefault="00BE4E0C">
      <w:pPr>
        <w:pStyle w:val="CommentText"/>
      </w:pPr>
      <w:r>
        <w:rPr>
          <w:rStyle w:val="CommentReference"/>
        </w:rPr>
        <w:annotationRef/>
      </w:r>
      <w:r>
        <w:t>Might delete</w:t>
      </w:r>
    </w:p>
  </w:comment>
  <w:comment w:id="244" w:author="Douglas G. McNeel" w:date="2020-06-05T14:45:00Z" w:initials="DGM">
    <w:p w14:paraId="1D3F124D" w14:textId="404D024C" w:rsidR="001352B8" w:rsidRDefault="001352B8">
      <w:pPr>
        <w:pStyle w:val="CommentText"/>
      </w:pPr>
      <w:r>
        <w:rPr>
          <w:rStyle w:val="CommentReference"/>
        </w:rPr>
        <w:annotationRef/>
      </w:r>
      <w:r>
        <w:t xml:space="preserve">Again, we may want/need to put these in a supplemental table.  Perhaps by protein rather than peptide.  </w:t>
      </w:r>
    </w:p>
  </w:comment>
  <w:comment w:id="246" w:author="Hemanth Potluri" w:date="2020-04-28T10:59:00Z" w:initials="HP">
    <w:p w14:paraId="01B7557A" w14:textId="77777777" w:rsidR="00920D04" w:rsidRDefault="00920D04" w:rsidP="00920D04">
      <w:pPr>
        <w:pStyle w:val="CommentText"/>
      </w:pPr>
      <w:r>
        <w:rPr>
          <w:rStyle w:val="CommentReference"/>
        </w:rPr>
        <w:annotationRef/>
      </w:r>
      <w:r>
        <w:t>Would talk about any antibody responses that are lost here</w:t>
      </w:r>
    </w:p>
  </w:comment>
  <w:comment w:id="247" w:author="Douglas G. McNeel" w:date="2020-05-01T13:15:00Z" w:initials="DGM">
    <w:p w14:paraId="7156CD0F" w14:textId="77777777" w:rsidR="00920D04" w:rsidRDefault="00920D04" w:rsidP="00920D04">
      <w:pPr>
        <w:pStyle w:val="CommentText"/>
      </w:pPr>
      <w:r>
        <w:rPr>
          <w:rStyle w:val="CommentReference"/>
        </w:rPr>
        <w:annotationRef/>
      </w:r>
      <w:r>
        <w:t xml:space="preserve">Yes, certainly could.  I think it will be interesting to see what Tun comes up with.  If we go with their analysis, again to see if the CRPC targets are different. </w:t>
      </w:r>
    </w:p>
  </w:comment>
  <w:comment w:id="245" w:author="Hemanth Potluri" w:date="2020-06-03T09:47:00Z" w:initials="HP">
    <w:p w14:paraId="2A05AAF2" w14:textId="77777777" w:rsidR="00920D04" w:rsidRDefault="00920D04" w:rsidP="00920D04">
      <w:pPr>
        <w:pStyle w:val="CommentText"/>
      </w:pPr>
      <w:r>
        <w:rPr>
          <w:rStyle w:val="CommentReference"/>
        </w:rPr>
        <w:annotationRef/>
      </w:r>
      <w:r>
        <w:t>Update based on Tun’s results</w:t>
      </w:r>
    </w:p>
  </w:comment>
  <w:comment w:id="248" w:author="Hemanth Potluri" w:date="2020-06-04T18:04:00Z" w:initials="HP">
    <w:p w14:paraId="58374A96" w14:textId="727A1237" w:rsidR="002D7167" w:rsidRDefault="002D7167">
      <w:pPr>
        <w:pStyle w:val="CommentText"/>
      </w:pPr>
      <w:r>
        <w:rPr>
          <w:rStyle w:val="CommentReference"/>
        </w:rPr>
        <w:annotationRef/>
      </w:r>
      <w:r>
        <w:t xml:space="preserve">Check this </w:t>
      </w:r>
    </w:p>
  </w:comment>
  <w:comment w:id="249" w:author="Hemanth Potluri" w:date="2020-06-04T18:05:00Z" w:initials="HP">
    <w:p w14:paraId="538400F7" w14:textId="59AFD22A" w:rsidR="00AC6667" w:rsidRDefault="00AC6667">
      <w:pPr>
        <w:pStyle w:val="CommentText"/>
      </w:pPr>
      <w:r>
        <w:rPr>
          <w:rStyle w:val="CommentReference"/>
        </w:rPr>
        <w:annotationRef/>
      </w:r>
      <w:r w:rsidR="00AF6D7B">
        <w:rPr>
          <w:rStyle w:val="CommentReference"/>
        </w:rPr>
        <w:t>Double check</w:t>
      </w:r>
    </w:p>
  </w:comment>
  <w:comment w:id="250" w:author="Hemanth Potluri" w:date="2020-06-04T18:21:00Z" w:initials="HP">
    <w:p w14:paraId="7B053331" w14:textId="2CA1CAE2" w:rsidR="00755874" w:rsidRDefault="00755874">
      <w:pPr>
        <w:pStyle w:val="CommentText"/>
      </w:pPr>
      <w:r>
        <w:rPr>
          <w:rStyle w:val="CommentReference"/>
        </w:rPr>
        <w:annotationRef/>
      </w:r>
      <w:r>
        <w:t xml:space="preserve">Probably others as </w:t>
      </w:r>
      <w:r w:rsidR="004130E3">
        <w:t>well</w:t>
      </w:r>
      <w:r w:rsidR="00E903B2">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C07BB3" w15:done="0"/>
  <w15:commentEx w15:paraId="697E885C" w15:done="0"/>
  <w15:commentEx w15:paraId="626465FE" w15:done="0"/>
  <w15:commentEx w15:paraId="1D3F124D" w15:done="0"/>
  <w15:commentEx w15:paraId="01B7557A" w15:done="0"/>
  <w15:commentEx w15:paraId="7156CD0F" w15:paraIdParent="01B7557A" w15:done="0"/>
  <w15:commentEx w15:paraId="2A05AAF2" w15:done="0"/>
  <w15:commentEx w15:paraId="58374A96" w15:done="0"/>
  <w15:commentEx w15:paraId="538400F7" w15:done="0"/>
  <w15:commentEx w15:paraId="7B053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C07BB3" w16cid:durableId="2284E39B"/>
  <w16cid:commentId w16cid:paraId="697E885C" w16cid:durableId="2284E39C"/>
  <w16cid:commentId w16cid:paraId="626465FE" w16cid:durableId="229CB8E7"/>
  <w16cid:commentId w16cid:paraId="1D3F124D" w16cid:durableId="229DA31A"/>
  <w16cid:commentId w16cid:paraId="01B7557A" w16cid:durableId="22528B29"/>
  <w16cid:commentId w16cid:paraId="7156CD0F" w16cid:durableId="225AA325"/>
  <w16cid:commentId w16cid:paraId="2A05AAF2" w16cid:durableId="2281F015"/>
  <w16cid:commentId w16cid:paraId="58374A96" w16cid:durableId="2283B63C"/>
  <w16cid:commentId w16cid:paraId="538400F7" w16cid:durableId="2283B65B"/>
  <w16cid:commentId w16cid:paraId="7B053331" w16cid:durableId="2283BA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863178"/>
    <w:multiLevelType w:val="hybridMultilevel"/>
    <w:tmpl w:val="F354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A NEWTON">
    <w15:presenceInfo w15:providerId="AD" w15:userId="S::manewton@wisc.edu::4613466b-d454-41b3-adff-286c3064dee6"/>
  </w15:person>
  <w15:person w15:author="Douglas G. McNeel">
    <w15:presenceInfo w15:providerId="AD" w15:userId="S-1-5-21-3656170845-484873548-599093109-4765"/>
  </w15:person>
  <w15:person w15:author="Hemanth Potluri">
    <w15:presenceInfo w15:providerId="Windows Live" w15:userId="b5347bc151683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04"/>
    <w:rsid w:val="00001F0A"/>
    <w:rsid w:val="00003B3F"/>
    <w:rsid w:val="00007A03"/>
    <w:rsid w:val="0001166E"/>
    <w:rsid w:val="0002301C"/>
    <w:rsid w:val="0004296A"/>
    <w:rsid w:val="00042B1E"/>
    <w:rsid w:val="00071E27"/>
    <w:rsid w:val="00077729"/>
    <w:rsid w:val="0008476C"/>
    <w:rsid w:val="00096429"/>
    <w:rsid w:val="000A4225"/>
    <w:rsid w:val="000B0E9C"/>
    <w:rsid w:val="000B1053"/>
    <w:rsid w:val="000B1471"/>
    <w:rsid w:val="000E4C0D"/>
    <w:rsid w:val="000F5DE9"/>
    <w:rsid w:val="00105042"/>
    <w:rsid w:val="00121316"/>
    <w:rsid w:val="001277C8"/>
    <w:rsid w:val="001277D0"/>
    <w:rsid w:val="001338CD"/>
    <w:rsid w:val="001352B8"/>
    <w:rsid w:val="0014021A"/>
    <w:rsid w:val="00141AB4"/>
    <w:rsid w:val="00141FF2"/>
    <w:rsid w:val="0014264E"/>
    <w:rsid w:val="00143E2B"/>
    <w:rsid w:val="0015459A"/>
    <w:rsid w:val="00162010"/>
    <w:rsid w:val="001721BC"/>
    <w:rsid w:val="001877ED"/>
    <w:rsid w:val="00190D11"/>
    <w:rsid w:val="00192212"/>
    <w:rsid w:val="00193701"/>
    <w:rsid w:val="00194C08"/>
    <w:rsid w:val="001A10D4"/>
    <w:rsid w:val="001B4AD3"/>
    <w:rsid w:val="001D196E"/>
    <w:rsid w:val="001D399D"/>
    <w:rsid w:val="001D4703"/>
    <w:rsid w:val="001E1B9B"/>
    <w:rsid w:val="001E21A1"/>
    <w:rsid w:val="001F4720"/>
    <w:rsid w:val="0020547C"/>
    <w:rsid w:val="002217A5"/>
    <w:rsid w:val="00223856"/>
    <w:rsid w:val="00255C28"/>
    <w:rsid w:val="00265C6D"/>
    <w:rsid w:val="00273C7B"/>
    <w:rsid w:val="00282137"/>
    <w:rsid w:val="00293D84"/>
    <w:rsid w:val="00297368"/>
    <w:rsid w:val="002A12A1"/>
    <w:rsid w:val="002B5B73"/>
    <w:rsid w:val="002B6CB6"/>
    <w:rsid w:val="002C095F"/>
    <w:rsid w:val="002C38C7"/>
    <w:rsid w:val="002D1171"/>
    <w:rsid w:val="002D4512"/>
    <w:rsid w:val="002D7167"/>
    <w:rsid w:val="002E348C"/>
    <w:rsid w:val="002F6216"/>
    <w:rsid w:val="003027D6"/>
    <w:rsid w:val="00302C4A"/>
    <w:rsid w:val="00314A06"/>
    <w:rsid w:val="00324431"/>
    <w:rsid w:val="00325919"/>
    <w:rsid w:val="00327788"/>
    <w:rsid w:val="0033040B"/>
    <w:rsid w:val="00334248"/>
    <w:rsid w:val="003421BB"/>
    <w:rsid w:val="003442C4"/>
    <w:rsid w:val="003444E2"/>
    <w:rsid w:val="00350629"/>
    <w:rsid w:val="00354855"/>
    <w:rsid w:val="00356A75"/>
    <w:rsid w:val="003574C0"/>
    <w:rsid w:val="003714F7"/>
    <w:rsid w:val="00377AF2"/>
    <w:rsid w:val="00381122"/>
    <w:rsid w:val="00381E9B"/>
    <w:rsid w:val="00393193"/>
    <w:rsid w:val="0039376D"/>
    <w:rsid w:val="003A6EB1"/>
    <w:rsid w:val="003A7325"/>
    <w:rsid w:val="003B6B58"/>
    <w:rsid w:val="003C1BA0"/>
    <w:rsid w:val="003C7614"/>
    <w:rsid w:val="003D0424"/>
    <w:rsid w:val="003D1AD1"/>
    <w:rsid w:val="003D263B"/>
    <w:rsid w:val="003F46B4"/>
    <w:rsid w:val="003F665F"/>
    <w:rsid w:val="00400B31"/>
    <w:rsid w:val="0040195D"/>
    <w:rsid w:val="00403104"/>
    <w:rsid w:val="0040584D"/>
    <w:rsid w:val="004130E3"/>
    <w:rsid w:val="0042377F"/>
    <w:rsid w:val="0043092B"/>
    <w:rsid w:val="0043304B"/>
    <w:rsid w:val="004456C3"/>
    <w:rsid w:val="00447600"/>
    <w:rsid w:val="004514E9"/>
    <w:rsid w:val="00451600"/>
    <w:rsid w:val="00454580"/>
    <w:rsid w:val="00466723"/>
    <w:rsid w:val="00470ED1"/>
    <w:rsid w:val="00471B8F"/>
    <w:rsid w:val="00477BE7"/>
    <w:rsid w:val="004860B0"/>
    <w:rsid w:val="00491E66"/>
    <w:rsid w:val="004C2C4B"/>
    <w:rsid w:val="004D0FEC"/>
    <w:rsid w:val="004D724C"/>
    <w:rsid w:val="004E2A4E"/>
    <w:rsid w:val="004E6E4C"/>
    <w:rsid w:val="004F6435"/>
    <w:rsid w:val="0050067B"/>
    <w:rsid w:val="00500882"/>
    <w:rsid w:val="00504377"/>
    <w:rsid w:val="00513768"/>
    <w:rsid w:val="00514E54"/>
    <w:rsid w:val="005176F4"/>
    <w:rsid w:val="00522689"/>
    <w:rsid w:val="005268DE"/>
    <w:rsid w:val="00526D7F"/>
    <w:rsid w:val="00533464"/>
    <w:rsid w:val="00537554"/>
    <w:rsid w:val="005503B2"/>
    <w:rsid w:val="00550848"/>
    <w:rsid w:val="00561560"/>
    <w:rsid w:val="00564913"/>
    <w:rsid w:val="00564CC8"/>
    <w:rsid w:val="00574BCD"/>
    <w:rsid w:val="00585870"/>
    <w:rsid w:val="005873B8"/>
    <w:rsid w:val="00596774"/>
    <w:rsid w:val="005B4C8D"/>
    <w:rsid w:val="005B6003"/>
    <w:rsid w:val="005C4E58"/>
    <w:rsid w:val="005C62EF"/>
    <w:rsid w:val="005C7D71"/>
    <w:rsid w:val="005E5F7B"/>
    <w:rsid w:val="005F19DB"/>
    <w:rsid w:val="005F4101"/>
    <w:rsid w:val="005F76C4"/>
    <w:rsid w:val="0060009E"/>
    <w:rsid w:val="00601BDE"/>
    <w:rsid w:val="00612E4A"/>
    <w:rsid w:val="0061586E"/>
    <w:rsid w:val="00615F3C"/>
    <w:rsid w:val="006212C8"/>
    <w:rsid w:val="006272E3"/>
    <w:rsid w:val="006335EB"/>
    <w:rsid w:val="006665B7"/>
    <w:rsid w:val="00667EA3"/>
    <w:rsid w:val="00670A97"/>
    <w:rsid w:val="0067459D"/>
    <w:rsid w:val="00681BC6"/>
    <w:rsid w:val="00684063"/>
    <w:rsid w:val="0068731E"/>
    <w:rsid w:val="00692FE1"/>
    <w:rsid w:val="006B083D"/>
    <w:rsid w:val="006B5456"/>
    <w:rsid w:val="006C4BF2"/>
    <w:rsid w:val="006D19E7"/>
    <w:rsid w:val="006D4EDC"/>
    <w:rsid w:val="006D625B"/>
    <w:rsid w:val="006E4DC6"/>
    <w:rsid w:val="00701953"/>
    <w:rsid w:val="0070518A"/>
    <w:rsid w:val="00714665"/>
    <w:rsid w:val="00716D2B"/>
    <w:rsid w:val="00755874"/>
    <w:rsid w:val="00781CF8"/>
    <w:rsid w:val="00786F84"/>
    <w:rsid w:val="00792D1F"/>
    <w:rsid w:val="00797480"/>
    <w:rsid w:val="007A3C5E"/>
    <w:rsid w:val="007A5009"/>
    <w:rsid w:val="007B3FBA"/>
    <w:rsid w:val="007B6061"/>
    <w:rsid w:val="007C2E47"/>
    <w:rsid w:val="007C3AB7"/>
    <w:rsid w:val="007E119D"/>
    <w:rsid w:val="007E2C53"/>
    <w:rsid w:val="007E6342"/>
    <w:rsid w:val="007F29E2"/>
    <w:rsid w:val="007F49A0"/>
    <w:rsid w:val="00802EB4"/>
    <w:rsid w:val="008063E0"/>
    <w:rsid w:val="00806BBD"/>
    <w:rsid w:val="008152EB"/>
    <w:rsid w:val="008175E7"/>
    <w:rsid w:val="00824349"/>
    <w:rsid w:val="00831A6B"/>
    <w:rsid w:val="008354AB"/>
    <w:rsid w:val="008372D1"/>
    <w:rsid w:val="00846087"/>
    <w:rsid w:val="0084713C"/>
    <w:rsid w:val="008543B8"/>
    <w:rsid w:val="00860803"/>
    <w:rsid w:val="008624C1"/>
    <w:rsid w:val="008671F8"/>
    <w:rsid w:val="00870735"/>
    <w:rsid w:val="0087211D"/>
    <w:rsid w:val="0087460C"/>
    <w:rsid w:val="00874B90"/>
    <w:rsid w:val="00890907"/>
    <w:rsid w:val="008A3B55"/>
    <w:rsid w:val="008A620A"/>
    <w:rsid w:val="008B0043"/>
    <w:rsid w:val="008C1281"/>
    <w:rsid w:val="008C1BA1"/>
    <w:rsid w:val="008D0F13"/>
    <w:rsid w:val="008E0FBA"/>
    <w:rsid w:val="008E1EFF"/>
    <w:rsid w:val="008E3186"/>
    <w:rsid w:val="008E3440"/>
    <w:rsid w:val="008E5A1F"/>
    <w:rsid w:val="008F6E4A"/>
    <w:rsid w:val="00901C6D"/>
    <w:rsid w:val="0090206D"/>
    <w:rsid w:val="00904C82"/>
    <w:rsid w:val="0090603E"/>
    <w:rsid w:val="009128B6"/>
    <w:rsid w:val="00912F70"/>
    <w:rsid w:val="00920D04"/>
    <w:rsid w:val="009257EA"/>
    <w:rsid w:val="00941D20"/>
    <w:rsid w:val="0094774A"/>
    <w:rsid w:val="00947A17"/>
    <w:rsid w:val="009509FC"/>
    <w:rsid w:val="00951AB1"/>
    <w:rsid w:val="00962FCC"/>
    <w:rsid w:val="00964E58"/>
    <w:rsid w:val="00975A92"/>
    <w:rsid w:val="00994A46"/>
    <w:rsid w:val="009A3E4E"/>
    <w:rsid w:val="009A6857"/>
    <w:rsid w:val="009B0441"/>
    <w:rsid w:val="009C2139"/>
    <w:rsid w:val="009C4AF5"/>
    <w:rsid w:val="009D58BE"/>
    <w:rsid w:val="009E072C"/>
    <w:rsid w:val="009F11A8"/>
    <w:rsid w:val="009F21E8"/>
    <w:rsid w:val="009F7568"/>
    <w:rsid w:val="00A06B71"/>
    <w:rsid w:val="00A10B85"/>
    <w:rsid w:val="00A173A0"/>
    <w:rsid w:val="00A25AA5"/>
    <w:rsid w:val="00A350F7"/>
    <w:rsid w:val="00A54C80"/>
    <w:rsid w:val="00A55C3D"/>
    <w:rsid w:val="00A66A71"/>
    <w:rsid w:val="00A6718F"/>
    <w:rsid w:val="00A7596B"/>
    <w:rsid w:val="00A87634"/>
    <w:rsid w:val="00AA0CEC"/>
    <w:rsid w:val="00AA2FF9"/>
    <w:rsid w:val="00AC0010"/>
    <w:rsid w:val="00AC2D58"/>
    <w:rsid w:val="00AC54C2"/>
    <w:rsid w:val="00AC64AA"/>
    <w:rsid w:val="00AC6667"/>
    <w:rsid w:val="00AC7784"/>
    <w:rsid w:val="00AD457A"/>
    <w:rsid w:val="00AE0484"/>
    <w:rsid w:val="00AE649F"/>
    <w:rsid w:val="00AE73E5"/>
    <w:rsid w:val="00AF6D7B"/>
    <w:rsid w:val="00B15B06"/>
    <w:rsid w:val="00B15C91"/>
    <w:rsid w:val="00B23277"/>
    <w:rsid w:val="00B24C7C"/>
    <w:rsid w:val="00B266A3"/>
    <w:rsid w:val="00B4518F"/>
    <w:rsid w:val="00B466AD"/>
    <w:rsid w:val="00B557C4"/>
    <w:rsid w:val="00B669BA"/>
    <w:rsid w:val="00B70062"/>
    <w:rsid w:val="00B71165"/>
    <w:rsid w:val="00B735D0"/>
    <w:rsid w:val="00B820EE"/>
    <w:rsid w:val="00B83AC6"/>
    <w:rsid w:val="00B94504"/>
    <w:rsid w:val="00BA1B0C"/>
    <w:rsid w:val="00BC5360"/>
    <w:rsid w:val="00BD7090"/>
    <w:rsid w:val="00BE4A6C"/>
    <w:rsid w:val="00BE4E0C"/>
    <w:rsid w:val="00BF775D"/>
    <w:rsid w:val="00C0117B"/>
    <w:rsid w:val="00C03C10"/>
    <w:rsid w:val="00C16719"/>
    <w:rsid w:val="00C23A9A"/>
    <w:rsid w:val="00C3013D"/>
    <w:rsid w:val="00C3651C"/>
    <w:rsid w:val="00C4245C"/>
    <w:rsid w:val="00C50A8F"/>
    <w:rsid w:val="00C5100B"/>
    <w:rsid w:val="00C6518A"/>
    <w:rsid w:val="00C66A9D"/>
    <w:rsid w:val="00C728D4"/>
    <w:rsid w:val="00C72B9D"/>
    <w:rsid w:val="00C82647"/>
    <w:rsid w:val="00C83717"/>
    <w:rsid w:val="00C91F41"/>
    <w:rsid w:val="00C97C47"/>
    <w:rsid w:val="00CA2B6B"/>
    <w:rsid w:val="00CA4FE1"/>
    <w:rsid w:val="00CA5C4F"/>
    <w:rsid w:val="00CB3AD1"/>
    <w:rsid w:val="00CB5373"/>
    <w:rsid w:val="00CF3A13"/>
    <w:rsid w:val="00D038FE"/>
    <w:rsid w:val="00D114F5"/>
    <w:rsid w:val="00D22B67"/>
    <w:rsid w:val="00D23AE3"/>
    <w:rsid w:val="00D24860"/>
    <w:rsid w:val="00D3017D"/>
    <w:rsid w:val="00D456A6"/>
    <w:rsid w:val="00D53489"/>
    <w:rsid w:val="00D54268"/>
    <w:rsid w:val="00D609C7"/>
    <w:rsid w:val="00D67682"/>
    <w:rsid w:val="00D73B0D"/>
    <w:rsid w:val="00D83B88"/>
    <w:rsid w:val="00DB0921"/>
    <w:rsid w:val="00DB6383"/>
    <w:rsid w:val="00DD3183"/>
    <w:rsid w:val="00DD5F31"/>
    <w:rsid w:val="00DE1DA3"/>
    <w:rsid w:val="00DE78AF"/>
    <w:rsid w:val="00DF3C4A"/>
    <w:rsid w:val="00DF732B"/>
    <w:rsid w:val="00E0666A"/>
    <w:rsid w:val="00E13579"/>
    <w:rsid w:val="00E15BFD"/>
    <w:rsid w:val="00E23946"/>
    <w:rsid w:val="00E31276"/>
    <w:rsid w:val="00E318ED"/>
    <w:rsid w:val="00E34CA6"/>
    <w:rsid w:val="00E35D05"/>
    <w:rsid w:val="00E441C5"/>
    <w:rsid w:val="00E4686B"/>
    <w:rsid w:val="00E56A39"/>
    <w:rsid w:val="00E63CE5"/>
    <w:rsid w:val="00E73F93"/>
    <w:rsid w:val="00E86A0A"/>
    <w:rsid w:val="00E903B2"/>
    <w:rsid w:val="00E93ECA"/>
    <w:rsid w:val="00EB066A"/>
    <w:rsid w:val="00EB2CC6"/>
    <w:rsid w:val="00EB7004"/>
    <w:rsid w:val="00ED294D"/>
    <w:rsid w:val="00ED461E"/>
    <w:rsid w:val="00EE6168"/>
    <w:rsid w:val="00EF07D2"/>
    <w:rsid w:val="00F06E11"/>
    <w:rsid w:val="00F12618"/>
    <w:rsid w:val="00F25F08"/>
    <w:rsid w:val="00F30B25"/>
    <w:rsid w:val="00F466AE"/>
    <w:rsid w:val="00F4712E"/>
    <w:rsid w:val="00F5382F"/>
    <w:rsid w:val="00F568B5"/>
    <w:rsid w:val="00F7115D"/>
    <w:rsid w:val="00F7308C"/>
    <w:rsid w:val="00F75159"/>
    <w:rsid w:val="00F76037"/>
    <w:rsid w:val="00F827A6"/>
    <w:rsid w:val="00F84650"/>
    <w:rsid w:val="00F846BB"/>
    <w:rsid w:val="00F8718D"/>
    <w:rsid w:val="00F9360B"/>
    <w:rsid w:val="00F944BB"/>
    <w:rsid w:val="00F975DC"/>
    <w:rsid w:val="00F97C52"/>
    <w:rsid w:val="00FA22C2"/>
    <w:rsid w:val="00FA348C"/>
    <w:rsid w:val="00FA743E"/>
    <w:rsid w:val="00FC7BB2"/>
    <w:rsid w:val="00FD7836"/>
    <w:rsid w:val="00FF0889"/>
    <w:rsid w:val="00FF0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E089"/>
  <w15:chartTrackingRefBased/>
  <w15:docId w15:val="{1A4E7435-A1CF-4730-B7EC-E34AAAB9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49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920D04"/>
    <w:pPr>
      <w:spacing w:after="240" w:line="240" w:lineRule="auto"/>
    </w:pPr>
  </w:style>
  <w:style w:type="character" w:styleId="CommentReference">
    <w:name w:val="annotation reference"/>
    <w:basedOn w:val="DefaultParagraphFont"/>
    <w:uiPriority w:val="99"/>
    <w:semiHidden/>
    <w:unhideWhenUsed/>
    <w:rsid w:val="00920D04"/>
    <w:rPr>
      <w:sz w:val="16"/>
      <w:szCs w:val="16"/>
    </w:rPr>
  </w:style>
  <w:style w:type="paragraph" w:styleId="Caption">
    <w:name w:val="caption"/>
    <w:basedOn w:val="Normal"/>
    <w:next w:val="Normal"/>
    <w:uiPriority w:val="35"/>
    <w:unhideWhenUsed/>
    <w:qFormat/>
    <w:rsid w:val="00920D04"/>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rsid w:val="00920D04"/>
    <w:pPr>
      <w:spacing w:line="240" w:lineRule="auto"/>
    </w:pPr>
    <w:rPr>
      <w:sz w:val="20"/>
      <w:szCs w:val="20"/>
    </w:rPr>
  </w:style>
  <w:style w:type="character" w:customStyle="1" w:styleId="CommentTextChar">
    <w:name w:val="Comment Text Char"/>
    <w:basedOn w:val="DefaultParagraphFont"/>
    <w:link w:val="CommentText"/>
    <w:uiPriority w:val="99"/>
    <w:semiHidden/>
    <w:rsid w:val="00920D04"/>
    <w:rPr>
      <w:sz w:val="20"/>
      <w:szCs w:val="20"/>
    </w:rPr>
  </w:style>
  <w:style w:type="paragraph" w:styleId="BalloonText">
    <w:name w:val="Balloon Text"/>
    <w:basedOn w:val="Normal"/>
    <w:link w:val="BalloonTextChar"/>
    <w:uiPriority w:val="99"/>
    <w:semiHidden/>
    <w:unhideWhenUsed/>
    <w:rsid w:val="00920D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D04"/>
    <w:rPr>
      <w:rFonts w:ascii="Segoe UI" w:hAnsi="Segoe UI" w:cs="Segoe UI"/>
      <w:sz w:val="18"/>
      <w:szCs w:val="18"/>
    </w:rPr>
  </w:style>
  <w:style w:type="paragraph" w:styleId="ListParagraph">
    <w:name w:val="List Paragraph"/>
    <w:basedOn w:val="Normal"/>
    <w:uiPriority w:val="34"/>
    <w:qFormat/>
    <w:rsid w:val="00920D04"/>
    <w:pPr>
      <w:ind w:left="720"/>
      <w:contextualSpacing/>
    </w:pPr>
  </w:style>
  <w:style w:type="character" w:styleId="Hyperlink">
    <w:name w:val="Hyperlink"/>
    <w:basedOn w:val="DefaultParagraphFont"/>
    <w:uiPriority w:val="99"/>
    <w:unhideWhenUsed/>
    <w:rsid w:val="00C0117B"/>
    <w:rPr>
      <w:color w:val="0563C1" w:themeColor="hyperlink"/>
      <w:u w:val="single"/>
    </w:rPr>
  </w:style>
  <w:style w:type="character" w:customStyle="1" w:styleId="UnresolvedMention1">
    <w:name w:val="Unresolved Mention1"/>
    <w:basedOn w:val="DefaultParagraphFont"/>
    <w:uiPriority w:val="99"/>
    <w:semiHidden/>
    <w:unhideWhenUsed/>
    <w:rsid w:val="00C0117B"/>
    <w:rPr>
      <w:color w:val="605E5C"/>
      <w:shd w:val="clear" w:color="auto" w:fill="E1DFDD"/>
    </w:rPr>
  </w:style>
  <w:style w:type="paragraph" w:styleId="BodyText">
    <w:name w:val="Body Text"/>
    <w:basedOn w:val="Normal"/>
    <w:link w:val="BodyTextChar"/>
    <w:rsid w:val="00E34CA6"/>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E34CA6"/>
    <w:rPr>
      <w:rFonts w:ascii="Times New Roman" w:eastAsia="Times New Roman" w:hAnsi="Times New Roman" w:cs="Times New Roman"/>
      <w:b/>
      <w:bCs/>
      <w:sz w:val="24"/>
      <w:szCs w:val="24"/>
    </w:rPr>
  </w:style>
  <w:style w:type="paragraph" w:styleId="PlainText">
    <w:name w:val="Plain Text"/>
    <w:basedOn w:val="Normal"/>
    <w:link w:val="PlainTextChar"/>
    <w:uiPriority w:val="99"/>
    <w:rsid w:val="00E34CA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E34CA6"/>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2D7167"/>
    <w:rPr>
      <w:b/>
      <w:bCs/>
    </w:rPr>
  </w:style>
  <w:style w:type="character" w:customStyle="1" w:styleId="CommentSubjectChar">
    <w:name w:val="Comment Subject Char"/>
    <w:basedOn w:val="CommentTextChar"/>
    <w:link w:val="CommentSubject"/>
    <w:uiPriority w:val="99"/>
    <w:semiHidden/>
    <w:rsid w:val="002D7167"/>
    <w:rPr>
      <w:b/>
      <w:bCs/>
      <w:sz w:val="20"/>
      <w:szCs w:val="20"/>
    </w:rPr>
  </w:style>
  <w:style w:type="character" w:customStyle="1" w:styleId="UnresolvedMention2">
    <w:name w:val="Unresolved Mention2"/>
    <w:basedOn w:val="DefaultParagraphFont"/>
    <w:uiPriority w:val="99"/>
    <w:semiHidden/>
    <w:unhideWhenUsed/>
    <w:rsid w:val="00B83AC6"/>
    <w:rPr>
      <w:color w:val="605E5C"/>
      <w:shd w:val="clear" w:color="auto" w:fill="E1DFDD"/>
    </w:rPr>
  </w:style>
  <w:style w:type="character" w:styleId="UnresolvedMention">
    <w:name w:val="Unresolved Mention"/>
    <w:basedOn w:val="DefaultParagraphFont"/>
    <w:uiPriority w:val="99"/>
    <w:semiHidden/>
    <w:unhideWhenUsed/>
    <w:rsid w:val="00084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07522">
      <w:bodyDiv w:val="1"/>
      <w:marLeft w:val="0"/>
      <w:marRight w:val="0"/>
      <w:marTop w:val="0"/>
      <w:marBottom w:val="0"/>
      <w:divBdr>
        <w:top w:val="none" w:sz="0" w:space="0" w:color="auto"/>
        <w:left w:val="none" w:sz="0" w:space="0" w:color="auto"/>
        <w:bottom w:val="none" w:sz="0" w:space="0" w:color="auto"/>
        <w:right w:val="none" w:sz="0" w:space="0" w:color="auto"/>
      </w:divBdr>
    </w:div>
    <w:div w:id="279805885">
      <w:bodyDiv w:val="1"/>
      <w:marLeft w:val="0"/>
      <w:marRight w:val="0"/>
      <w:marTop w:val="0"/>
      <w:marBottom w:val="0"/>
      <w:divBdr>
        <w:top w:val="none" w:sz="0" w:space="0" w:color="auto"/>
        <w:left w:val="none" w:sz="0" w:space="0" w:color="auto"/>
        <w:bottom w:val="none" w:sz="0" w:space="0" w:color="auto"/>
        <w:right w:val="none" w:sz="0" w:space="0" w:color="auto"/>
      </w:divBdr>
    </w:div>
    <w:div w:id="293146457">
      <w:bodyDiv w:val="1"/>
      <w:marLeft w:val="0"/>
      <w:marRight w:val="0"/>
      <w:marTop w:val="0"/>
      <w:marBottom w:val="0"/>
      <w:divBdr>
        <w:top w:val="none" w:sz="0" w:space="0" w:color="auto"/>
        <w:left w:val="none" w:sz="0" w:space="0" w:color="auto"/>
        <w:bottom w:val="none" w:sz="0" w:space="0" w:color="auto"/>
        <w:right w:val="none" w:sz="0" w:space="0" w:color="auto"/>
      </w:divBdr>
    </w:div>
    <w:div w:id="355079119">
      <w:bodyDiv w:val="1"/>
      <w:marLeft w:val="0"/>
      <w:marRight w:val="0"/>
      <w:marTop w:val="0"/>
      <w:marBottom w:val="0"/>
      <w:divBdr>
        <w:top w:val="none" w:sz="0" w:space="0" w:color="auto"/>
        <w:left w:val="none" w:sz="0" w:space="0" w:color="auto"/>
        <w:bottom w:val="none" w:sz="0" w:space="0" w:color="auto"/>
        <w:right w:val="none" w:sz="0" w:space="0" w:color="auto"/>
      </w:divBdr>
    </w:div>
    <w:div w:id="575281431">
      <w:bodyDiv w:val="1"/>
      <w:marLeft w:val="0"/>
      <w:marRight w:val="0"/>
      <w:marTop w:val="0"/>
      <w:marBottom w:val="0"/>
      <w:divBdr>
        <w:top w:val="none" w:sz="0" w:space="0" w:color="auto"/>
        <w:left w:val="none" w:sz="0" w:space="0" w:color="auto"/>
        <w:bottom w:val="none" w:sz="0" w:space="0" w:color="auto"/>
        <w:right w:val="none" w:sz="0" w:space="0" w:color="auto"/>
      </w:divBdr>
    </w:div>
    <w:div w:id="627928665">
      <w:bodyDiv w:val="1"/>
      <w:marLeft w:val="0"/>
      <w:marRight w:val="0"/>
      <w:marTop w:val="0"/>
      <w:marBottom w:val="0"/>
      <w:divBdr>
        <w:top w:val="none" w:sz="0" w:space="0" w:color="auto"/>
        <w:left w:val="none" w:sz="0" w:space="0" w:color="auto"/>
        <w:bottom w:val="none" w:sz="0" w:space="0" w:color="auto"/>
        <w:right w:val="none" w:sz="0" w:space="0" w:color="auto"/>
      </w:divBdr>
    </w:div>
    <w:div w:id="662126591">
      <w:bodyDiv w:val="1"/>
      <w:marLeft w:val="0"/>
      <w:marRight w:val="0"/>
      <w:marTop w:val="0"/>
      <w:marBottom w:val="0"/>
      <w:divBdr>
        <w:top w:val="none" w:sz="0" w:space="0" w:color="auto"/>
        <w:left w:val="none" w:sz="0" w:space="0" w:color="auto"/>
        <w:bottom w:val="none" w:sz="0" w:space="0" w:color="auto"/>
        <w:right w:val="none" w:sz="0" w:space="0" w:color="auto"/>
      </w:divBdr>
    </w:div>
    <w:div w:id="671298049">
      <w:bodyDiv w:val="1"/>
      <w:marLeft w:val="0"/>
      <w:marRight w:val="0"/>
      <w:marTop w:val="0"/>
      <w:marBottom w:val="0"/>
      <w:divBdr>
        <w:top w:val="none" w:sz="0" w:space="0" w:color="auto"/>
        <w:left w:val="none" w:sz="0" w:space="0" w:color="auto"/>
        <w:bottom w:val="none" w:sz="0" w:space="0" w:color="auto"/>
        <w:right w:val="none" w:sz="0" w:space="0" w:color="auto"/>
      </w:divBdr>
    </w:div>
    <w:div w:id="118070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dm3@medicine.wisc.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A3185-A23F-4F35-A1F4-5D9C749F1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26272</Words>
  <Characters>149756</Characters>
  <Application>Microsoft Office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Potluri</dc:creator>
  <cp:keywords/>
  <dc:description/>
  <cp:lastModifiedBy>MICHAEL A NEWTON</cp:lastModifiedBy>
  <cp:revision>3</cp:revision>
  <dcterms:created xsi:type="dcterms:W3CDTF">2020-06-25T17:41:00Z</dcterms:created>
  <dcterms:modified xsi:type="dcterms:W3CDTF">2020-06-25T17:43:00Z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id="1MBt97Tl"/&gt;&lt;style id="http://www.zotero.org/styles/journal-for-immunotherapy-of-cancer" hasBibliography="1" bibliographyStyleHasBeenSet="1"/&gt;&lt;prefs&gt;&lt;pref name="fieldType" value="Field"/&gt;&lt;/prefs&gt;&lt;</vt:lpwstr>
  </property>
  <property fmtid="{D5CDD505-2E9C-101B-9397-08002B2CF9AE}" pid="3" name="ZOTERO_PREF_2">
    <vt:lpwstr>/data&gt;</vt:lpwstr>
  </property>
</Properties>
</file>